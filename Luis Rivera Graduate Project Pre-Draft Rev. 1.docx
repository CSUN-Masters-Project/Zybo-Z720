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CE50E" w14:textId="77777777" w:rsidR="00F94AF7" w:rsidRPr="005F2D46" w:rsidRDefault="00F94AF7" w:rsidP="00F94AF7">
      <w:pPr>
        <w:pStyle w:val="BodyText"/>
        <w:spacing w:before="34"/>
        <w:ind w:left="1385" w:right="2100"/>
        <w:jc w:val="center"/>
      </w:pPr>
      <w:r w:rsidRPr="005F2D46">
        <w:rPr>
          <w:spacing w:val="-3"/>
        </w:rPr>
        <w:t>CALIFORNIA</w:t>
      </w:r>
      <w:r w:rsidRPr="005F2D46">
        <w:rPr>
          <w:spacing w:val="-12"/>
        </w:rPr>
        <w:t xml:space="preserve"> </w:t>
      </w:r>
      <w:r w:rsidRPr="005F2D46">
        <w:rPr>
          <w:spacing w:val="-3"/>
        </w:rPr>
        <w:t>STATE UNIVERSITY,</w:t>
      </w:r>
      <w:r w:rsidRPr="005F2D46">
        <w:rPr>
          <w:spacing w:val="-2"/>
        </w:rPr>
        <w:t xml:space="preserve"> NORTHRIDGE</w:t>
      </w:r>
    </w:p>
    <w:p w14:paraId="0B0C3037" w14:textId="4A5D9703" w:rsidR="00F94AF7" w:rsidRPr="005F2D46" w:rsidRDefault="00F94AF7" w:rsidP="00F94AF7">
      <w:pPr>
        <w:pStyle w:val="BodyText"/>
        <w:spacing w:before="0"/>
      </w:pPr>
    </w:p>
    <w:p w14:paraId="6DA2778F" w14:textId="77777777" w:rsidR="00F94AF7" w:rsidRPr="005F2D46" w:rsidRDefault="00F94AF7" w:rsidP="00F94AF7">
      <w:pPr>
        <w:pStyle w:val="BodyText"/>
        <w:spacing w:before="0"/>
      </w:pPr>
    </w:p>
    <w:p w14:paraId="0CD19107" w14:textId="77777777" w:rsidR="00F94AF7" w:rsidRPr="005F2D46" w:rsidRDefault="00F94AF7" w:rsidP="00F94AF7">
      <w:pPr>
        <w:pStyle w:val="BodyText"/>
        <w:spacing w:before="0"/>
      </w:pPr>
    </w:p>
    <w:p w14:paraId="5EB5788E" w14:textId="77777777" w:rsidR="00F94AF7" w:rsidRPr="005F2D46" w:rsidRDefault="00F94AF7" w:rsidP="00F94AF7">
      <w:pPr>
        <w:pStyle w:val="BodyText"/>
        <w:spacing w:before="0"/>
      </w:pPr>
    </w:p>
    <w:p w14:paraId="72DED692" w14:textId="77777777" w:rsidR="00F94AF7" w:rsidRPr="005F2D46" w:rsidRDefault="00F94AF7" w:rsidP="00F94AF7">
      <w:pPr>
        <w:pStyle w:val="BodyText"/>
        <w:spacing w:before="0"/>
      </w:pPr>
    </w:p>
    <w:p w14:paraId="69DA89F6" w14:textId="77777777" w:rsidR="00F94AF7" w:rsidRPr="005F2D46" w:rsidRDefault="00F94AF7" w:rsidP="00F94AF7">
      <w:pPr>
        <w:pStyle w:val="BodyText"/>
        <w:spacing w:before="0"/>
      </w:pPr>
    </w:p>
    <w:p w14:paraId="7FEB83FF" w14:textId="77777777" w:rsidR="00F94AF7" w:rsidRPr="005F2D46" w:rsidRDefault="00F94AF7" w:rsidP="00F94AF7">
      <w:pPr>
        <w:pStyle w:val="BodyText"/>
        <w:spacing w:before="0"/>
      </w:pPr>
    </w:p>
    <w:p w14:paraId="0933C17B" w14:textId="77777777" w:rsidR="00F94AF7" w:rsidRPr="005F2D46" w:rsidRDefault="00F94AF7" w:rsidP="00F94AF7">
      <w:pPr>
        <w:pStyle w:val="BodyText"/>
        <w:spacing w:before="0"/>
      </w:pPr>
    </w:p>
    <w:p w14:paraId="21923845" w14:textId="77777777" w:rsidR="00F94AF7" w:rsidRPr="005F2D46" w:rsidRDefault="00F94AF7" w:rsidP="00F94AF7">
      <w:pPr>
        <w:pStyle w:val="BodyText"/>
        <w:spacing w:before="3"/>
      </w:pPr>
    </w:p>
    <w:p w14:paraId="7FE7464B" w14:textId="3216224B" w:rsidR="00F178CF" w:rsidRPr="005F2D46" w:rsidRDefault="00F178CF" w:rsidP="00F94AF7">
      <w:pPr>
        <w:pStyle w:val="NormalWeb"/>
        <w:spacing w:before="0" w:beforeAutospacing="0" w:after="0" w:afterAutospacing="0"/>
        <w:ind w:left="2800" w:right="3514"/>
        <w:jc w:val="center"/>
        <w:rPr>
          <w:color w:val="000000"/>
        </w:rPr>
      </w:pPr>
      <w:bookmarkStart w:id="0" w:name="_Hlk115809642"/>
      <w:r w:rsidRPr="005F2D46">
        <w:rPr>
          <w:color w:val="000000"/>
        </w:rPr>
        <w:t xml:space="preserve">Real Time Measurements </w:t>
      </w:r>
      <w:r w:rsidR="0012245C" w:rsidRPr="005F2D46">
        <w:rPr>
          <w:color w:val="000000"/>
        </w:rPr>
        <w:t xml:space="preserve">of Biosignals </w:t>
      </w:r>
      <w:r w:rsidRPr="005F2D46">
        <w:rPr>
          <w:color w:val="000000"/>
        </w:rPr>
        <w:t>on Development Board</w:t>
      </w:r>
    </w:p>
    <w:bookmarkEnd w:id="0"/>
    <w:p w14:paraId="75925B1F" w14:textId="77777777" w:rsidR="00F94AF7" w:rsidRPr="005F2D46" w:rsidRDefault="00F94AF7" w:rsidP="00F94AF7">
      <w:pPr>
        <w:pStyle w:val="BodyText"/>
        <w:spacing w:before="0"/>
      </w:pPr>
    </w:p>
    <w:p w14:paraId="0ABEACC0" w14:textId="77777777" w:rsidR="00F94AF7" w:rsidRPr="005F2D46" w:rsidRDefault="00F94AF7" w:rsidP="00F94AF7">
      <w:pPr>
        <w:pStyle w:val="BodyText"/>
        <w:spacing w:before="0"/>
      </w:pPr>
    </w:p>
    <w:p w14:paraId="4FF603C3" w14:textId="77777777" w:rsidR="00F94AF7" w:rsidRPr="005F2D46" w:rsidRDefault="00F94AF7" w:rsidP="00F94AF7">
      <w:pPr>
        <w:pStyle w:val="BodyText"/>
        <w:spacing w:before="0"/>
      </w:pPr>
    </w:p>
    <w:p w14:paraId="2BFB2AA8" w14:textId="77777777" w:rsidR="00F94AF7" w:rsidRPr="005F2D46" w:rsidRDefault="00F94AF7" w:rsidP="00F94AF7">
      <w:pPr>
        <w:pStyle w:val="BodyText"/>
        <w:spacing w:before="0"/>
      </w:pPr>
    </w:p>
    <w:p w14:paraId="5DA02833" w14:textId="77777777" w:rsidR="00F94AF7" w:rsidRPr="005F2D46" w:rsidRDefault="00F94AF7" w:rsidP="00F94AF7">
      <w:pPr>
        <w:pStyle w:val="BodyText"/>
        <w:spacing w:before="0"/>
      </w:pPr>
    </w:p>
    <w:p w14:paraId="64331D11" w14:textId="77777777" w:rsidR="00F94AF7" w:rsidRPr="005F2D46" w:rsidRDefault="00F94AF7" w:rsidP="00F94AF7">
      <w:pPr>
        <w:pStyle w:val="BodyText"/>
        <w:spacing w:before="0"/>
      </w:pPr>
    </w:p>
    <w:p w14:paraId="17EF0EA3" w14:textId="77777777" w:rsidR="00F94AF7" w:rsidRPr="005F2D46" w:rsidRDefault="00F94AF7" w:rsidP="00F94AF7">
      <w:pPr>
        <w:pStyle w:val="BodyText"/>
        <w:spacing w:before="0"/>
      </w:pPr>
    </w:p>
    <w:p w14:paraId="4911478D" w14:textId="77777777" w:rsidR="00F94AF7" w:rsidRPr="005F2D46" w:rsidRDefault="00F94AF7" w:rsidP="00F94AF7">
      <w:pPr>
        <w:pStyle w:val="BodyText"/>
        <w:spacing w:before="0"/>
      </w:pPr>
    </w:p>
    <w:p w14:paraId="36F2B8E0" w14:textId="77777777" w:rsidR="00F94AF7" w:rsidRPr="005F2D46" w:rsidRDefault="00F94AF7" w:rsidP="00F94AF7">
      <w:pPr>
        <w:pStyle w:val="BodyText"/>
        <w:spacing w:before="1"/>
      </w:pPr>
    </w:p>
    <w:p w14:paraId="3787E4BD" w14:textId="77777777" w:rsidR="00E83FB4" w:rsidRPr="005F2D46" w:rsidRDefault="00F94AF7" w:rsidP="00F94AF7">
      <w:pPr>
        <w:pStyle w:val="BodyText"/>
        <w:spacing w:before="0" w:line="343" w:lineRule="auto"/>
        <w:ind w:left="1387" w:right="2100"/>
        <w:jc w:val="center"/>
      </w:pPr>
      <w:r w:rsidRPr="005F2D46">
        <w:rPr>
          <w:spacing w:val="-1"/>
        </w:rPr>
        <w:t xml:space="preserve">A graduate project submitted </w:t>
      </w:r>
      <w:r w:rsidRPr="005F2D46">
        <w:t xml:space="preserve">in partial fulfillment of the </w:t>
      </w:r>
    </w:p>
    <w:p w14:paraId="18AB3C40" w14:textId="4FE92D1B" w:rsidR="00F94AF7" w:rsidRPr="005F2D46" w:rsidRDefault="00E83FB4" w:rsidP="00F94AF7">
      <w:pPr>
        <w:pStyle w:val="BodyText"/>
        <w:spacing w:before="0" w:line="343" w:lineRule="auto"/>
        <w:ind w:left="1387" w:right="2100"/>
        <w:jc w:val="center"/>
      </w:pPr>
      <w:r w:rsidRPr="005F2D46">
        <w:t>r</w:t>
      </w:r>
      <w:r w:rsidR="00F94AF7" w:rsidRPr="005F2D46">
        <w:t>equirements</w:t>
      </w:r>
      <w:r w:rsidRPr="005F2D46">
        <w:t xml:space="preserve"> </w:t>
      </w:r>
      <w:r w:rsidR="00F94AF7" w:rsidRPr="005F2D46">
        <w:rPr>
          <w:spacing w:val="-57"/>
        </w:rPr>
        <w:t xml:space="preserve"> </w:t>
      </w:r>
      <w:r w:rsidRPr="005F2D46">
        <w:rPr>
          <w:spacing w:val="-57"/>
        </w:rPr>
        <w:t xml:space="preserve">   </w:t>
      </w:r>
      <w:r w:rsidR="00F94AF7" w:rsidRPr="005F2D46">
        <w:t>for</w:t>
      </w:r>
      <w:r w:rsidR="00F94AF7" w:rsidRPr="005F2D46">
        <w:rPr>
          <w:spacing w:val="-2"/>
        </w:rPr>
        <w:t xml:space="preserve"> </w:t>
      </w:r>
      <w:r w:rsidR="00F94AF7" w:rsidRPr="005F2D46">
        <w:t>the degree of</w:t>
      </w:r>
      <w:r w:rsidR="00F94AF7" w:rsidRPr="005F2D46">
        <w:rPr>
          <w:spacing w:val="-2"/>
        </w:rPr>
        <w:t xml:space="preserve"> </w:t>
      </w:r>
      <w:r w:rsidR="00F94AF7" w:rsidRPr="005F2D46">
        <w:t>Master of</w:t>
      </w:r>
      <w:r w:rsidR="00F94AF7" w:rsidRPr="005F2D46">
        <w:rPr>
          <w:spacing w:val="-1"/>
        </w:rPr>
        <w:t xml:space="preserve"> </w:t>
      </w:r>
      <w:r w:rsidR="00F94AF7" w:rsidRPr="005F2D46">
        <w:t>Science</w:t>
      </w:r>
      <w:r w:rsidR="00CF14F2" w:rsidRPr="005F2D46">
        <w:rPr>
          <w:spacing w:val="57"/>
        </w:rPr>
        <w:t xml:space="preserve"> </w:t>
      </w:r>
      <w:r w:rsidR="00F94AF7" w:rsidRPr="005F2D46">
        <w:t>in</w:t>
      </w:r>
      <w:r w:rsidR="00F94AF7" w:rsidRPr="005F2D46">
        <w:rPr>
          <w:spacing w:val="-1"/>
        </w:rPr>
        <w:t xml:space="preserve"> </w:t>
      </w:r>
      <w:r w:rsidR="00356325" w:rsidRPr="005F2D46">
        <w:t>Computer</w:t>
      </w:r>
      <w:r w:rsidR="00F94AF7" w:rsidRPr="005F2D46">
        <w:t xml:space="preserve"> Engineering</w:t>
      </w:r>
    </w:p>
    <w:p w14:paraId="7642F70F" w14:textId="020CE7D9" w:rsidR="00C31FC6" w:rsidRPr="005F2D46" w:rsidRDefault="00C31FC6" w:rsidP="00F94AF7">
      <w:pPr>
        <w:pStyle w:val="BodyText"/>
        <w:spacing w:before="0" w:line="343" w:lineRule="auto"/>
        <w:ind w:left="1387" w:right="2100"/>
        <w:jc w:val="center"/>
      </w:pPr>
    </w:p>
    <w:p w14:paraId="44272ACD" w14:textId="2DA1D271" w:rsidR="00C31FC6" w:rsidRPr="005F2D46" w:rsidRDefault="00C31FC6" w:rsidP="00F94AF7">
      <w:pPr>
        <w:pStyle w:val="BodyText"/>
        <w:spacing w:before="0" w:line="343" w:lineRule="auto"/>
        <w:ind w:left="1387" w:right="2100"/>
        <w:jc w:val="center"/>
      </w:pPr>
    </w:p>
    <w:p w14:paraId="34130CF9" w14:textId="59E570B7" w:rsidR="00C31FC6" w:rsidRPr="005F2D46" w:rsidRDefault="00C31FC6" w:rsidP="00F94AF7">
      <w:pPr>
        <w:pStyle w:val="BodyText"/>
        <w:spacing w:before="0" w:line="343" w:lineRule="auto"/>
        <w:ind w:left="1387" w:right="2100"/>
        <w:jc w:val="center"/>
      </w:pPr>
    </w:p>
    <w:p w14:paraId="52220887" w14:textId="7EADFA08" w:rsidR="00C31FC6" w:rsidRPr="005F2D46" w:rsidRDefault="00C31FC6" w:rsidP="00F94AF7">
      <w:pPr>
        <w:pStyle w:val="BodyText"/>
        <w:spacing w:before="0" w:line="343" w:lineRule="auto"/>
        <w:ind w:left="1387" w:right="2100"/>
        <w:jc w:val="center"/>
      </w:pPr>
    </w:p>
    <w:p w14:paraId="735E00AF" w14:textId="784D3C79" w:rsidR="00C31FC6" w:rsidRPr="005F2D46" w:rsidRDefault="00C31FC6" w:rsidP="00F94AF7">
      <w:pPr>
        <w:pStyle w:val="BodyText"/>
        <w:spacing w:before="0" w:line="343" w:lineRule="auto"/>
        <w:ind w:left="1387" w:right="2100"/>
        <w:jc w:val="center"/>
      </w:pPr>
    </w:p>
    <w:p w14:paraId="5CDC658C" w14:textId="2149A81A" w:rsidR="00C31FC6" w:rsidRPr="005F2D46" w:rsidRDefault="00C31FC6" w:rsidP="00C31FC6">
      <w:pPr>
        <w:pStyle w:val="BodyText"/>
        <w:spacing w:before="0" w:line="343" w:lineRule="auto"/>
        <w:ind w:left="1387" w:right="2100"/>
        <w:jc w:val="center"/>
      </w:pPr>
      <w:r w:rsidRPr="005F2D46">
        <w:t>By</w:t>
      </w:r>
    </w:p>
    <w:p w14:paraId="21C2A040" w14:textId="1938C041" w:rsidR="00C31FC6" w:rsidRPr="005F2D46" w:rsidRDefault="00C31FC6" w:rsidP="00C31FC6">
      <w:pPr>
        <w:pStyle w:val="BodyText"/>
        <w:spacing w:before="0" w:line="343" w:lineRule="auto"/>
        <w:ind w:left="1387" w:right="2100"/>
        <w:jc w:val="center"/>
      </w:pPr>
      <w:r w:rsidRPr="005F2D46">
        <w:t>Luis Rivera</w:t>
      </w:r>
    </w:p>
    <w:p w14:paraId="4615D462" w14:textId="77777777" w:rsidR="00C31FC6" w:rsidRPr="005F2D46" w:rsidRDefault="00C31FC6" w:rsidP="00F94AF7">
      <w:pPr>
        <w:pStyle w:val="BodyText"/>
        <w:spacing w:before="0" w:line="343" w:lineRule="auto"/>
        <w:ind w:left="1387" w:right="2100"/>
        <w:jc w:val="center"/>
      </w:pPr>
    </w:p>
    <w:p w14:paraId="7C3312AD" w14:textId="77777777" w:rsidR="00F94AF7" w:rsidRPr="005F2D46" w:rsidRDefault="00F94AF7" w:rsidP="00F94AF7">
      <w:pPr>
        <w:pStyle w:val="BodyText"/>
        <w:spacing w:before="0"/>
      </w:pPr>
    </w:p>
    <w:p w14:paraId="0E509332" w14:textId="77777777" w:rsidR="00F94AF7" w:rsidRPr="005F2D46" w:rsidRDefault="00F94AF7" w:rsidP="00F94AF7">
      <w:pPr>
        <w:pStyle w:val="BodyText"/>
        <w:spacing w:before="0"/>
      </w:pPr>
    </w:p>
    <w:p w14:paraId="3DDE27E7" w14:textId="77777777" w:rsidR="00C31FC6" w:rsidRPr="005F2D46" w:rsidRDefault="00C31FC6" w:rsidP="00F94AF7">
      <w:pPr>
        <w:pStyle w:val="BodyText"/>
        <w:spacing w:before="0"/>
      </w:pPr>
    </w:p>
    <w:p w14:paraId="53AA9FC3" w14:textId="77777777" w:rsidR="00F94AF7" w:rsidRPr="005F2D46" w:rsidRDefault="00F94AF7" w:rsidP="00F94AF7">
      <w:pPr>
        <w:pStyle w:val="BodyText"/>
        <w:spacing w:before="0"/>
      </w:pPr>
    </w:p>
    <w:p w14:paraId="53BFD920" w14:textId="77777777" w:rsidR="00F94AF7" w:rsidRPr="005F2D46" w:rsidRDefault="00F94AF7" w:rsidP="00F94AF7">
      <w:pPr>
        <w:pStyle w:val="BodyText"/>
        <w:spacing w:before="0"/>
      </w:pPr>
    </w:p>
    <w:p w14:paraId="01F97FF0" w14:textId="77777777" w:rsidR="00F94AF7" w:rsidRPr="005F2D46" w:rsidRDefault="00F94AF7" w:rsidP="00F94AF7">
      <w:pPr>
        <w:pStyle w:val="BodyText"/>
        <w:spacing w:before="0"/>
      </w:pPr>
    </w:p>
    <w:p w14:paraId="5BADCF76" w14:textId="77777777" w:rsidR="00F94AF7" w:rsidRPr="005F2D46" w:rsidRDefault="00F94AF7" w:rsidP="00F94AF7">
      <w:pPr>
        <w:pStyle w:val="BodyText"/>
        <w:spacing w:before="0"/>
      </w:pPr>
    </w:p>
    <w:p w14:paraId="35FCC154" w14:textId="75178F10" w:rsidR="00F94AF7" w:rsidRPr="005F2D46" w:rsidRDefault="00F94AF7" w:rsidP="00F94AF7">
      <w:pPr>
        <w:pStyle w:val="BodyText"/>
        <w:spacing w:before="171"/>
        <w:ind w:left="1385" w:right="2100"/>
        <w:jc w:val="center"/>
      </w:pPr>
      <w:r w:rsidRPr="005F2D46">
        <w:t>December</w:t>
      </w:r>
      <w:r w:rsidRPr="005F2D46">
        <w:rPr>
          <w:spacing w:val="-7"/>
        </w:rPr>
        <w:t xml:space="preserve"> </w:t>
      </w:r>
      <w:r w:rsidRPr="005F2D46">
        <w:t>202</w:t>
      </w:r>
      <w:r w:rsidR="00A0245E" w:rsidRPr="005F2D46">
        <w:t>2</w:t>
      </w:r>
    </w:p>
    <w:p w14:paraId="3C918DBB" w14:textId="77777777" w:rsidR="00F94AF7" w:rsidRPr="005F2D46" w:rsidRDefault="00F94AF7" w:rsidP="00F94AF7">
      <w:pPr>
        <w:jc w:val="center"/>
        <w:rPr>
          <w:sz w:val="24"/>
          <w:szCs w:val="24"/>
        </w:rPr>
        <w:sectPr w:rsidR="00F94AF7" w:rsidRPr="005F2D46" w:rsidSect="00DC3231">
          <w:pgSz w:w="12240" w:h="15840"/>
          <w:pgMar w:top="1440" w:right="1440" w:bottom="1440" w:left="1440" w:header="0" w:footer="1137" w:gutter="0"/>
          <w:cols w:space="720"/>
        </w:sectPr>
      </w:pPr>
    </w:p>
    <w:p w14:paraId="36F70D16" w14:textId="2134558D" w:rsidR="00F94AF7" w:rsidRPr="005F2D46" w:rsidRDefault="00F94AF7" w:rsidP="00F94AF7">
      <w:pPr>
        <w:pStyle w:val="BodyText"/>
        <w:spacing w:before="39"/>
        <w:ind w:left="782"/>
      </w:pPr>
      <w:r w:rsidRPr="005F2D46">
        <w:rPr>
          <w:spacing w:val="-1"/>
        </w:rPr>
        <w:lastRenderedPageBreak/>
        <w:t>The</w:t>
      </w:r>
      <w:r w:rsidRPr="005F2D46">
        <w:rPr>
          <w:spacing w:val="1"/>
        </w:rPr>
        <w:t xml:space="preserve"> </w:t>
      </w:r>
      <w:r w:rsidRPr="005F2D46">
        <w:rPr>
          <w:spacing w:val="-1"/>
        </w:rPr>
        <w:t>graduate project</w:t>
      </w:r>
      <w:r w:rsidRPr="005F2D46">
        <w:rPr>
          <w:spacing w:val="1"/>
        </w:rPr>
        <w:t xml:space="preserve"> </w:t>
      </w:r>
      <w:r w:rsidRPr="005F2D46">
        <w:rPr>
          <w:spacing w:val="-1"/>
        </w:rPr>
        <w:t xml:space="preserve">of </w:t>
      </w:r>
      <w:r w:rsidR="00594CC1" w:rsidRPr="005F2D46">
        <w:rPr>
          <w:spacing w:val="-1"/>
        </w:rPr>
        <w:t>Luis Rivera</w:t>
      </w:r>
      <w:r w:rsidRPr="005F2D46">
        <w:rPr>
          <w:spacing w:val="1"/>
        </w:rPr>
        <w:t xml:space="preserve"> </w:t>
      </w:r>
      <w:r w:rsidRPr="005F2D46">
        <w:t>is</w:t>
      </w:r>
      <w:r w:rsidRPr="005F2D46">
        <w:rPr>
          <w:spacing w:val="3"/>
        </w:rPr>
        <w:t xml:space="preserve"> </w:t>
      </w:r>
      <w:r w:rsidRPr="005F2D46">
        <w:t>approved:</w:t>
      </w:r>
    </w:p>
    <w:p w14:paraId="3EBDC9C7" w14:textId="77777777" w:rsidR="00F94AF7" w:rsidRPr="005F2D46" w:rsidRDefault="00F94AF7" w:rsidP="00F94AF7">
      <w:pPr>
        <w:pStyle w:val="BodyText"/>
        <w:spacing w:before="0"/>
      </w:pPr>
    </w:p>
    <w:p w14:paraId="11F2A765" w14:textId="77777777" w:rsidR="00F94AF7" w:rsidRPr="005F2D46" w:rsidRDefault="00F94AF7" w:rsidP="00F94AF7">
      <w:pPr>
        <w:pStyle w:val="BodyText"/>
        <w:spacing w:before="0"/>
      </w:pPr>
    </w:p>
    <w:p w14:paraId="250C87D6" w14:textId="77777777" w:rsidR="00F94AF7" w:rsidRPr="005F2D46" w:rsidRDefault="00F94AF7" w:rsidP="00F94AF7">
      <w:pPr>
        <w:pStyle w:val="BodyText"/>
        <w:spacing w:before="0"/>
      </w:pPr>
    </w:p>
    <w:p w14:paraId="6CC3F4C8" w14:textId="77777777" w:rsidR="00F94AF7" w:rsidRPr="005F2D46" w:rsidRDefault="00F94AF7" w:rsidP="00F94AF7">
      <w:pPr>
        <w:pStyle w:val="BodyText"/>
        <w:spacing w:before="0"/>
      </w:pPr>
    </w:p>
    <w:p w14:paraId="349286E8" w14:textId="77777777" w:rsidR="00F94AF7" w:rsidRPr="005F2D46" w:rsidRDefault="00F94AF7" w:rsidP="00F94AF7">
      <w:pPr>
        <w:pStyle w:val="BodyText"/>
        <w:spacing w:before="0"/>
      </w:pPr>
    </w:p>
    <w:p w14:paraId="744E3BA2" w14:textId="77777777" w:rsidR="00F94AF7" w:rsidRPr="005F2D46" w:rsidRDefault="00F94AF7" w:rsidP="00F94AF7">
      <w:pPr>
        <w:pStyle w:val="BodyText"/>
        <w:spacing w:before="0"/>
      </w:pPr>
    </w:p>
    <w:p w14:paraId="7852AF62" w14:textId="77777777" w:rsidR="00F94AF7" w:rsidRPr="005F2D46" w:rsidRDefault="00F94AF7" w:rsidP="00F94AF7">
      <w:pPr>
        <w:pStyle w:val="BodyText"/>
        <w:spacing w:before="0"/>
      </w:pPr>
    </w:p>
    <w:p w14:paraId="171F346C" w14:textId="77777777" w:rsidR="00F94AF7" w:rsidRPr="005F2D46" w:rsidRDefault="00F94AF7" w:rsidP="00F94AF7">
      <w:pPr>
        <w:pStyle w:val="BodyText"/>
        <w:spacing w:before="0"/>
      </w:pPr>
    </w:p>
    <w:p w14:paraId="232AC36A" w14:textId="77777777" w:rsidR="00F94AF7" w:rsidRPr="005F2D46" w:rsidRDefault="00F94AF7" w:rsidP="00F94AF7">
      <w:pPr>
        <w:pStyle w:val="BodyText"/>
        <w:spacing w:before="0"/>
      </w:pPr>
    </w:p>
    <w:p w14:paraId="3A978B7B" w14:textId="77777777" w:rsidR="00F94AF7" w:rsidRPr="005F2D46" w:rsidRDefault="00F94AF7" w:rsidP="00F94AF7">
      <w:pPr>
        <w:pStyle w:val="BodyText"/>
        <w:spacing w:before="0"/>
      </w:pPr>
    </w:p>
    <w:p w14:paraId="62CEBC95" w14:textId="77777777" w:rsidR="00F94AF7" w:rsidRPr="005F2D46" w:rsidRDefault="00F94AF7" w:rsidP="00F94AF7">
      <w:pPr>
        <w:pStyle w:val="BodyText"/>
        <w:spacing w:before="0"/>
      </w:pPr>
    </w:p>
    <w:p w14:paraId="3025843C" w14:textId="77777777" w:rsidR="00F94AF7" w:rsidRPr="005F2D46" w:rsidRDefault="00F94AF7" w:rsidP="00F94AF7">
      <w:pPr>
        <w:pStyle w:val="BodyText"/>
        <w:spacing w:before="0"/>
      </w:pPr>
    </w:p>
    <w:p w14:paraId="2A4EBF0D" w14:textId="147891BF" w:rsidR="00F94AF7" w:rsidRPr="005F2D46" w:rsidRDefault="00F94AF7" w:rsidP="00F94AF7">
      <w:pPr>
        <w:pStyle w:val="BodyText"/>
        <w:spacing w:before="7"/>
      </w:pPr>
      <w:r w:rsidRPr="005F2D46">
        <w:rPr>
          <w:noProof/>
        </w:rPr>
        <mc:AlternateContent>
          <mc:Choice Requires="wps">
            <w:drawing>
              <wp:anchor distT="0" distB="0" distL="0" distR="0" simplePos="0" relativeHeight="251664384" behindDoc="1" locked="0" layoutInCell="1" allowOverlap="1" wp14:anchorId="1CDF7C3E" wp14:editId="44AE10F8">
                <wp:simplePos x="0" y="0"/>
                <wp:positionH relativeFrom="page">
                  <wp:posOffset>1372870</wp:posOffset>
                </wp:positionH>
                <wp:positionV relativeFrom="paragraph">
                  <wp:posOffset>157480</wp:posOffset>
                </wp:positionV>
                <wp:extent cx="3124200" cy="1270"/>
                <wp:effectExtent l="10795" t="8255" r="8255" b="9525"/>
                <wp:wrapTopAndBottom/>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4200" cy="1270"/>
                        </a:xfrm>
                        <a:custGeom>
                          <a:avLst/>
                          <a:gdLst>
                            <a:gd name="T0" fmla="+- 0 2162 2162"/>
                            <a:gd name="T1" fmla="*/ T0 w 4920"/>
                            <a:gd name="T2" fmla="+- 0 7082 2162"/>
                            <a:gd name="T3" fmla="*/ T2 w 4920"/>
                          </a:gdLst>
                          <a:ahLst/>
                          <a:cxnLst>
                            <a:cxn ang="0">
                              <a:pos x="T1" y="0"/>
                            </a:cxn>
                            <a:cxn ang="0">
                              <a:pos x="T3" y="0"/>
                            </a:cxn>
                          </a:cxnLst>
                          <a:rect l="0" t="0" r="r" b="b"/>
                          <a:pathLst>
                            <a:path w="4920">
                              <a:moveTo>
                                <a:pt x="0" y="0"/>
                              </a:moveTo>
                              <a:lnTo>
                                <a:pt x="4920" y="0"/>
                              </a:lnTo>
                            </a:path>
                          </a:pathLst>
                        </a:custGeom>
                        <a:noFill/>
                        <a:ln w="7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0CC19" id="Freeform: Shape 22" o:spid="_x0000_s1026" style="position:absolute;margin-left:108.1pt;margin-top:12.4pt;width:246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" path="m,l4920,e" filled="f" strokeweight=".21125mm">
                <v:path arrowok="t" o:connecttype="custom" o:connectlocs="0,0;3124200,0" o:connectangles="0,0"/>
                <w10:wrap type="topAndBottom" anchorx="page"/>
              </v:shape>
            </w:pict>
          </mc:Fallback>
        </mc:AlternateContent>
      </w:r>
      <w:r w:rsidRPr="005F2D46">
        <w:rPr>
          <w:noProof/>
        </w:rPr>
        <mc:AlternateContent>
          <mc:Choice Requires="wps">
            <w:drawing>
              <wp:anchor distT="0" distB="0" distL="0" distR="0" simplePos="0" relativeHeight="251665408" behindDoc="1" locked="0" layoutInCell="1" allowOverlap="1" wp14:anchorId="64CDC7A5" wp14:editId="4570DEB5">
                <wp:simplePos x="0" y="0"/>
                <wp:positionH relativeFrom="page">
                  <wp:posOffset>5425440</wp:posOffset>
                </wp:positionH>
                <wp:positionV relativeFrom="paragraph">
                  <wp:posOffset>157480</wp:posOffset>
                </wp:positionV>
                <wp:extent cx="1066800" cy="1270"/>
                <wp:effectExtent l="5715" t="8255" r="13335" b="9525"/>
                <wp:wrapTopAndBottom/>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6800" cy="1270"/>
                        </a:xfrm>
                        <a:custGeom>
                          <a:avLst/>
                          <a:gdLst>
                            <a:gd name="T0" fmla="+- 0 8544 8544"/>
                            <a:gd name="T1" fmla="*/ T0 w 1680"/>
                            <a:gd name="T2" fmla="+- 0 10224 8544"/>
                            <a:gd name="T3" fmla="*/ T2 w 1680"/>
                          </a:gdLst>
                          <a:ahLst/>
                          <a:cxnLst>
                            <a:cxn ang="0">
                              <a:pos x="T1" y="0"/>
                            </a:cxn>
                            <a:cxn ang="0">
                              <a:pos x="T3" y="0"/>
                            </a:cxn>
                          </a:cxnLst>
                          <a:rect l="0" t="0" r="r" b="b"/>
                          <a:pathLst>
                            <a:path w="1680">
                              <a:moveTo>
                                <a:pt x="0" y="0"/>
                              </a:moveTo>
                              <a:lnTo>
                                <a:pt x="1680" y="0"/>
                              </a:lnTo>
                            </a:path>
                          </a:pathLst>
                        </a:custGeom>
                        <a:noFill/>
                        <a:ln w="7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0DA1F" id="Freeform: Shape 20" o:spid="_x0000_s1026" style="position:absolute;margin-left:427.2pt;margin-top:12.4pt;width:84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" path="m,l1680,e" filled="f" strokeweight=".21125mm">
                <v:path arrowok="t" o:connecttype="custom" o:connectlocs="0,0;1066800,0" o:connectangles="0,0"/>
                <w10:wrap type="topAndBottom" anchorx="page"/>
              </v:shape>
            </w:pict>
          </mc:Fallback>
        </mc:AlternateContent>
      </w:r>
    </w:p>
    <w:p w14:paraId="2A04139D" w14:textId="3D37E4A4" w:rsidR="00F94AF7" w:rsidRPr="005F2D46" w:rsidRDefault="00A0245E" w:rsidP="00F94AF7">
      <w:pPr>
        <w:pStyle w:val="BodyText"/>
        <w:tabs>
          <w:tab w:val="left" w:pos="7163"/>
        </w:tabs>
        <w:spacing w:before="0" w:line="269" w:lineRule="exact"/>
        <w:ind w:left="782"/>
      </w:pPr>
      <w:r w:rsidRPr="005F2D46">
        <w:t>Dr.</w:t>
      </w:r>
      <w:r w:rsidRPr="005F2D46">
        <w:rPr>
          <w:spacing w:val="-4"/>
        </w:rPr>
        <w:t xml:space="preserve"> David Hawkins</w:t>
      </w:r>
      <w:r w:rsidR="00F94AF7" w:rsidRPr="005F2D46">
        <w:rPr>
          <w:spacing w:val="-1"/>
        </w:rPr>
        <w:tab/>
      </w:r>
      <w:r w:rsidR="00F94AF7" w:rsidRPr="005F2D46">
        <w:t>Date</w:t>
      </w:r>
    </w:p>
    <w:p w14:paraId="79714938" w14:textId="77777777" w:rsidR="00F94AF7" w:rsidRPr="005F2D46" w:rsidRDefault="00F94AF7" w:rsidP="00F94AF7">
      <w:pPr>
        <w:pStyle w:val="BodyText"/>
        <w:spacing w:before="0"/>
      </w:pPr>
    </w:p>
    <w:p w14:paraId="0A12EBB9" w14:textId="77777777" w:rsidR="00F94AF7" w:rsidRPr="005F2D46" w:rsidRDefault="00F94AF7" w:rsidP="00F94AF7">
      <w:pPr>
        <w:pStyle w:val="BodyText"/>
        <w:spacing w:before="0"/>
      </w:pPr>
    </w:p>
    <w:p w14:paraId="2E8846A0" w14:textId="77777777" w:rsidR="00F94AF7" w:rsidRPr="005F2D46" w:rsidRDefault="00F94AF7" w:rsidP="00F94AF7">
      <w:pPr>
        <w:pStyle w:val="BodyText"/>
        <w:spacing w:before="0"/>
      </w:pPr>
    </w:p>
    <w:p w14:paraId="4D74B3B2" w14:textId="77777777" w:rsidR="00F94AF7" w:rsidRPr="005F2D46" w:rsidRDefault="00F94AF7" w:rsidP="00F94AF7">
      <w:pPr>
        <w:pStyle w:val="BodyText"/>
        <w:spacing w:before="0"/>
      </w:pPr>
    </w:p>
    <w:p w14:paraId="111E8FE7" w14:textId="77777777" w:rsidR="00F94AF7" w:rsidRPr="005F2D46" w:rsidRDefault="00F94AF7" w:rsidP="00F94AF7">
      <w:pPr>
        <w:pStyle w:val="BodyText"/>
        <w:spacing w:before="0"/>
      </w:pPr>
    </w:p>
    <w:p w14:paraId="5C835B65" w14:textId="77777777" w:rsidR="00F94AF7" w:rsidRPr="005F2D46" w:rsidRDefault="00F94AF7" w:rsidP="00F94AF7">
      <w:pPr>
        <w:pStyle w:val="BodyText"/>
        <w:spacing w:before="0"/>
      </w:pPr>
    </w:p>
    <w:p w14:paraId="365620A9" w14:textId="77777777" w:rsidR="00F94AF7" w:rsidRPr="005F2D46" w:rsidRDefault="00F94AF7" w:rsidP="00F94AF7">
      <w:pPr>
        <w:pStyle w:val="BodyText"/>
        <w:spacing w:before="0"/>
      </w:pPr>
    </w:p>
    <w:p w14:paraId="212FCD9C" w14:textId="77777777" w:rsidR="00F94AF7" w:rsidRPr="005F2D46" w:rsidRDefault="00F94AF7" w:rsidP="00F94AF7">
      <w:pPr>
        <w:pStyle w:val="BodyText"/>
        <w:spacing w:before="0"/>
      </w:pPr>
    </w:p>
    <w:p w14:paraId="41EFA7D3" w14:textId="77777777" w:rsidR="00F94AF7" w:rsidRPr="005F2D46" w:rsidRDefault="00F94AF7" w:rsidP="00F94AF7">
      <w:pPr>
        <w:pStyle w:val="BodyText"/>
        <w:spacing w:before="0"/>
      </w:pPr>
    </w:p>
    <w:p w14:paraId="22060E70" w14:textId="77777777" w:rsidR="00F94AF7" w:rsidRPr="005F2D46" w:rsidRDefault="00F94AF7" w:rsidP="00F94AF7">
      <w:pPr>
        <w:pStyle w:val="BodyText"/>
        <w:spacing w:before="0"/>
      </w:pPr>
    </w:p>
    <w:p w14:paraId="5D64AEC9" w14:textId="63A17298" w:rsidR="00F94AF7" w:rsidRPr="005F2D46" w:rsidRDefault="00F94AF7" w:rsidP="00F94AF7">
      <w:pPr>
        <w:pStyle w:val="BodyText"/>
        <w:spacing w:before="7"/>
      </w:pPr>
      <w:r w:rsidRPr="005F2D46">
        <w:rPr>
          <w:noProof/>
        </w:rPr>
        <mc:AlternateContent>
          <mc:Choice Requires="wps">
            <w:drawing>
              <wp:anchor distT="0" distB="0" distL="0" distR="0" simplePos="0" relativeHeight="251666432" behindDoc="1" locked="0" layoutInCell="1" allowOverlap="1" wp14:anchorId="161C9076" wp14:editId="60DEB603">
                <wp:simplePos x="0" y="0"/>
                <wp:positionH relativeFrom="page">
                  <wp:posOffset>1372870</wp:posOffset>
                </wp:positionH>
                <wp:positionV relativeFrom="paragraph">
                  <wp:posOffset>157480</wp:posOffset>
                </wp:positionV>
                <wp:extent cx="3124200" cy="1270"/>
                <wp:effectExtent l="10795" t="13970" r="8255" b="3810"/>
                <wp:wrapTopAndBottom/>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4200" cy="1270"/>
                        </a:xfrm>
                        <a:custGeom>
                          <a:avLst/>
                          <a:gdLst>
                            <a:gd name="T0" fmla="+- 0 2162 2162"/>
                            <a:gd name="T1" fmla="*/ T0 w 4920"/>
                            <a:gd name="T2" fmla="+- 0 7082 2162"/>
                            <a:gd name="T3" fmla="*/ T2 w 4920"/>
                          </a:gdLst>
                          <a:ahLst/>
                          <a:cxnLst>
                            <a:cxn ang="0">
                              <a:pos x="T1" y="0"/>
                            </a:cxn>
                            <a:cxn ang="0">
                              <a:pos x="T3" y="0"/>
                            </a:cxn>
                          </a:cxnLst>
                          <a:rect l="0" t="0" r="r" b="b"/>
                          <a:pathLst>
                            <a:path w="4920">
                              <a:moveTo>
                                <a:pt x="0" y="0"/>
                              </a:moveTo>
                              <a:lnTo>
                                <a:pt x="4920" y="0"/>
                              </a:lnTo>
                            </a:path>
                          </a:pathLst>
                        </a:custGeom>
                        <a:noFill/>
                        <a:ln w="7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6D246" id="Freeform: Shape 18" o:spid="_x0000_s1026" style="position:absolute;margin-left:108.1pt;margin-top:12.4pt;width:24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" path="m,l4920,e" filled="f" strokeweight=".21125mm">
                <v:path arrowok="t" o:connecttype="custom" o:connectlocs="0,0;3124200,0" o:connectangles="0,0"/>
                <w10:wrap type="topAndBottom" anchorx="page"/>
              </v:shape>
            </w:pict>
          </mc:Fallback>
        </mc:AlternateContent>
      </w:r>
      <w:r w:rsidRPr="005F2D46">
        <w:rPr>
          <w:noProof/>
        </w:rPr>
        <mc:AlternateContent>
          <mc:Choice Requires="wps">
            <w:drawing>
              <wp:anchor distT="0" distB="0" distL="0" distR="0" simplePos="0" relativeHeight="251667456" behindDoc="1" locked="0" layoutInCell="1" allowOverlap="1" wp14:anchorId="5AF9854D" wp14:editId="317BD09C">
                <wp:simplePos x="0" y="0"/>
                <wp:positionH relativeFrom="page">
                  <wp:posOffset>5425440</wp:posOffset>
                </wp:positionH>
                <wp:positionV relativeFrom="paragraph">
                  <wp:posOffset>157480</wp:posOffset>
                </wp:positionV>
                <wp:extent cx="1066800" cy="1270"/>
                <wp:effectExtent l="5715" t="13970" r="13335" b="3810"/>
                <wp:wrapTopAndBottom/>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6800" cy="1270"/>
                        </a:xfrm>
                        <a:custGeom>
                          <a:avLst/>
                          <a:gdLst>
                            <a:gd name="T0" fmla="+- 0 8544 8544"/>
                            <a:gd name="T1" fmla="*/ T0 w 1680"/>
                            <a:gd name="T2" fmla="+- 0 10224 8544"/>
                            <a:gd name="T3" fmla="*/ T2 w 1680"/>
                          </a:gdLst>
                          <a:ahLst/>
                          <a:cxnLst>
                            <a:cxn ang="0">
                              <a:pos x="T1" y="0"/>
                            </a:cxn>
                            <a:cxn ang="0">
                              <a:pos x="T3" y="0"/>
                            </a:cxn>
                          </a:cxnLst>
                          <a:rect l="0" t="0" r="r" b="b"/>
                          <a:pathLst>
                            <a:path w="1680">
                              <a:moveTo>
                                <a:pt x="0" y="0"/>
                              </a:moveTo>
                              <a:lnTo>
                                <a:pt x="1680" y="0"/>
                              </a:lnTo>
                            </a:path>
                          </a:pathLst>
                        </a:custGeom>
                        <a:noFill/>
                        <a:ln w="7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720D" id="Freeform: Shape 16" o:spid="_x0000_s1026" style="position:absolute;margin-left:427.2pt;margin-top:12.4pt;width:84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" path="m,l1680,e" filled="f" strokeweight=".21125mm">
                <v:path arrowok="t" o:connecttype="custom" o:connectlocs="0,0;1066800,0" o:connectangles="0,0"/>
                <w10:wrap type="topAndBottom" anchorx="page"/>
              </v:shape>
            </w:pict>
          </mc:Fallback>
        </mc:AlternateContent>
      </w:r>
    </w:p>
    <w:p w14:paraId="7A923586" w14:textId="75D75A84" w:rsidR="00F94AF7" w:rsidRPr="005F2D46" w:rsidRDefault="00A0245E" w:rsidP="00F94AF7">
      <w:pPr>
        <w:pStyle w:val="BodyText"/>
        <w:tabs>
          <w:tab w:val="left" w:pos="7163"/>
        </w:tabs>
        <w:spacing w:before="0" w:line="269" w:lineRule="exact"/>
        <w:ind w:left="782"/>
      </w:pPr>
      <w:r w:rsidRPr="005F2D46">
        <w:t>Dr.</w:t>
      </w:r>
      <w:r w:rsidRPr="005F2D46">
        <w:rPr>
          <w:spacing w:val="-3"/>
        </w:rPr>
        <w:t xml:space="preserve"> </w:t>
      </w:r>
      <w:proofErr w:type="spellStart"/>
      <w:r w:rsidRPr="005F2D46">
        <w:rPr>
          <w:spacing w:val="-3"/>
        </w:rPr>
        <w:t>Xiaojun</w:t>
      </w:r>
      <w:proofErr w:type="spellEnd"/>
      <w:r w:rsidRPr="005F2D46">
        <w:rPr>
          <w:spacing w:val="-3"/>
        </w:rPr>
        <w:t xml:space="preserve"> </w:t>
      </w:r>
      <w:proofErr w:type="spellStart"/>
      <w:r w:rsidRPr="005F2D46">
        <w:rPr>
          <w:spacing w:val="-3"/>
        </w:rPr>
        <w:t>Geng</w:t>
      </w:r>
      <w:proofErr w:type="spellEnd"/>
      <w:r w:rsidR="00F94AF7" w:rsidRPr="005F2D46">
        <w:tab/>
        <w:t>Date</w:t>
      </w:r>
    </w:p>
    <w:p w14:paraId="561C5415" w14:textId="77777777" w:rsidR="00F94AF7" w:rsidRPr="005F2D46" w:rsidRDefault="00F94AF7" w:rsidP="00F94AF7">
      <w:pPr>
        <w:pStyle w:val="BodyText"/>
        <w:spacing w:before="0"/>
      </w:pPr>
    </w:p>
    <w:p w14:paraId="17D293F4" w14:textId="77777777" w:rsidR="00F94AF7" w:rsidRPr="005F2D46" w:rsidRDefault="00F94AF7" w:rsidP="00F94AF7">
      <w:pPr>
        <w:pStyle w:val="BodyText"/>
        <w:spacing w:before="0"/>
      </w:pPr>
    </w:p>
    <w:p w14:paraId="157C798E" w14:textId="77777777" w:rsidR="00F94AF7" w:rsidRPr="005F2D46" w:rsidRDefault="00F94AF7" w:rsidP="00F94AF7">
      <w:pPr>
        <w:pStyle w:val="BodyText"/>
        <w:spacing w:before="0"/>
      </w:pPr>
    </w:p>
    <w:p w14:paraId="635000D8" w14:textId="77777777" w:rsidR="00F94AF7" w:rsidRPr="005F2D46" w:rsidRDefault="00F94AF7" w:rsidP="00F94AF7">
      <w:pPr>
        <w:pStyle w:val="BodyText"/>
        <w:spacing w:before="0"/>
      </w:pPr>
    </w:p>
    <w:p w14:paraId="0F3D4A85" w14:textId="77777777" w:rsidR="00F94AF7" w:rsidRPr="005F2D46" w:rsidRDefault="00F94AF7" w:rsidP="00F94AF7">
      <w:pPr>
        <w:pStyle w:val="BodyText"/>
        <w:spacing w:before="0"/>
      </w:pPr>
    </w:p>
    <w:p w14:paraId="3D6080F2" w14:textId="77777777" w:rsidR="00F94AF7" w:rsidRPr="005F2D46" w:rsidRDefault="00F94AF7" w:rsidP="00F94AF7">
      <w:pPr>
        <w:pStyle w:val="BodyText"/>
        <w:spacing w:before="0"/>
      </w:pPr>
    </w:p>
    <w:p w14:paraId="3A3F9955" w14:textId="77777777" w:rsidR="00F94AF7" w:rsidRPr="005F2D46" w:rsidRDefault="00F94AF7" w:rsidP="00F94AF7">
      <w:pPr>
        <w:pStyle w:val="BodyText"/>
        <w:spacing w:before="0"/>
      </w:pPr>
    </w:p>
    <w:p w14:paraId="34EA2E6B" w14:textId="77777777" w:rsidR="00F94AF7" w:rsidRPr="005F2D46" w:rsidRDefault="00F94AF7" w:rsidP="00F94AF7">
      <w:pPr>
        <w:pStyle w:val="BodyText"/>
        <w:spacing w:before="0"/>
      </w:pPr>
    </w:p>
    <w:p w14:paraId="17037EDD" w14:textId="77777777" w:rsidR="00F94AF7" w:rsidRPr="005F2D46" w:rsidRDefault="00F94AF7" w:rsidP="00F94AF7">
      <w:pPr>
        <w:pStyle w:val="BodyText"/>
        <w:spacing w:before="0"/>
      </w:pPr>
    </w:p>
    <w:p w14:paraId="7C269C67" w14:textId="77777777" w:rsidR="00F94AF7" w:rsidRPr="005F2D46" w:rsidRDefault="00F94AF7" w:rsidP="00F94AF7">
      <w:pPr>
        <w:pStyle w:val="BodyText"/>
        <w:spacing w:before="0"/>
      </w:pPr>
    </w:p>
    <w:p w14:paraId="704B1D7E" w14:textId="67E1B94F" w:rsidR="00F94AF7" w:rsidRPr="005F2D46" w:rsidRDefault="00F94AF7" w:rsidP="00F94AF7">
      <w:pPr>
        <w:pStyle w:val="BodyText"/>
        <w:spacing w:before="7"/>
      </w:pPr>
      <w:r w:rsidRPr="005F2D46">
        <w:rPr>
          <w:noProof/>
        </w:rPr>
        <mc:AlternateContent>
          <mc:Choice Requires="wps">
            <w:drawing>
              <wp:anchor distT="0" distB="0" distL="0" distR="0" simplePos="0" relativeHeight="251668480" behindDoc="1" locked="0" layoutInCell="1" allowOverlap="1" wp14:anchorId="75FED140" wp14:editId="4BAE899F">
                <wp:simplePos x="0" y="0"/>
                <wp:positionH relativeFrom="page">
                  <wp:posOffset>1372870</wp:posOffset>
                </wp:positionH>
                <wp:positionV relativeFrom="paragraph">
                  <wp:posOffset>157480</wp:posOffset>
                </wp:positionV>
                <wp:extent cx="3124200" cy="1270"/>
                <wp:effectExtent l="10795" t="10160" r="8255" b="7620"/>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4200" cy="1270"/>
                        </a:xfrm>
                        <a:custGeom>
                          <a:avLst/>
                          <a:gdLst>
                            <a:gd name="T0" fmla="+- 0 2162 2162"/>
                            <a:gd name="T1" fmla="*/ T0 w 4920"/>
                            <a:gd name="T2" fmla="+- 0 7082 2162"/>
                            <a:gd name="T3" fmla="*/ T2 w 4920"/>
                          </a:gdLst>
                          <a:ahLst/>
                          <a:cxnLst>
                            <a:cxn ang="0">
                              <a:pos x="T1" y="0"/>
                            </a:cxn>
                            <a:cxn ang="0">
                              <a:pos x="T3" y="0"/>
                            </a:cxn>
                          </a:cxnLst>
                          <a:rect l="0" t="0" r="r" b="b"/>
                          <a:pathLst>
                            <a:path w="4920">
                              <a:moveTo>
                                <a:pt x="0" y="0"/>
                              </a:moveTo>
                              <a:lnTo>
                                <a:pt x="4920" y="0"/>
                              </a:lnTo>
                            </a:path>
                          </a:pathLst>
                        </a:custGeom>
                        <a:noFill/>
                        <a:ln w="7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C4D61" id="Freeform: Shape 14" o:spid="_x0000_s1026" style="position:absolute;margin-left:108.1pt;margin-top:12.4pt;width:246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" path="m,l4920,e" filled="f" strokeweight=".21125mm">
                <v:path arrowok="t" o:connecttype="custom" o:connectlocs="0,0;3124200,0" o:connectangles="0,0"/>
                <w10:wrap type="topAndBottom" anchorx="page"/>
              </v:shape>
            </w:pict>
          </mc:Fallback>
        </mc:AlternateContent>
      </w:r>
      <w:r w:rsidRPr="005F2D46">
        <w:rPr>
          <w:noProof/>
        </w:rPr>
        <mc:AlternateContent>
          <mc:Choice Requires="wps">
            <w:drawing>
              <wp:anchor distT="0" distB="0" distL="0" distR="0" simplePos="0" relativeHeight="251669504" behindDoc="1" locked="0" layoutInCell="1" allowOverlap="1" wp14:anchorId="01E27EE5" wp14:editId="692ABA68">
                <wp:simplePos x="0" y="0"/>
                <wp:positionH relativeFrom="page">
                  <wp:posOffset>5425440</wp:posOffset>
                </wp:positionH>
                <wp:positionV relativeFrom="paragraph">
                  <wp:posOffset>157480</wp:posOffset>
                </wp:positionV>
                <wp:extent cx="1066800" cy="1270"/>
                <wp:effectExtent l="5715" t="10160" r="13335" b="7620"/>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6800" cy="1270"/>
                        </a:xfrm>
                        <a:custGeom>
                          <a:avLst/>
                          <a:gdLst>
                            <a:gd name="T0" fmla="+- 0 8544 8544"/>
                            <a:gd name="T1" fmla="*/ T0 w 1680"/>
                            <a:gd name="T2" fmla="+- 0 10224 8544"/>
                            <a:gd name="T3" fmla="*/ T2 w 1680"/>
                          </a:gdLst>
                          <a:ahLst/>
                          <a:cxnLst>
                            <a:cxn ang="0">
                              <a:pos x="T1" y="0"/>
                            </a:cxn>
                            <a:cxn ang="0">
                              <a:pos x="T3" y="0"/>
                            </a:cxn>
                          </a:cxnLst>
                          <a:rect l="0" t="0" r="r" b="b"/>
                          <a:pathLst>
                            <a:path w="1680">
                              <a:moveTo>
                                <a:pt x="0" y="0"/>
                              </a:moveTo>
                              <a:lnTo>
                                <a:pt x="1680" y="0"/>
                              </a:lnTo>
                            </a:path>
                          </a:pathLst>
                        </a:custGeom>
                        <a:noFill/>
                        <a:ln w="7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348F2" id="Freeform: Shape 12" o:spid="_x0000_s1026" style="position:absolute;margin-left:427.2pt;margin-top:12.4pt;width:84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" path="m,l1680,e" filled="f" strokeweight=".21125mm">
                <v:path arrowok="t" o:connecttype="custom" o:connectlocs="0,0;1066800,0" o:connectangles="0,0"/>
                <w10:wrap type="topAndBottom" anchorx="page"/>
              </v:shape>
            </w:pict>
          </mc:Fallback>
        </mc:AlternateContent>
      </w:r>
    </w:p>
    <w:p w14:paraId="31452B43" w14:textId="4A41D6C3" w:rsidR="00F94AF7" w:rsidRPr="005F2D46" w:rsidRDefault="00A0245E" w:rsidP="00A0245E">
      <w:pPr>
        <w:pStyle w:val="BodyText"/>
        <w:tabs>
          <w:tab w:val="left" w:pos="3024"/>
          <w:tab w:val="left" w:pos="7163"/>
        </w:tabs>
        <w:spacing w:before="0" w:line="269" w:lineRule="exact"/>
        <w:ind w:left="782"/>
      </w:pPr>
      <w:r w:rsidRPr="005F2D46">
        <w:rPr>
          <w:spacing w:val="-1"/>
        </w:rPr>
        <w:t>Dr.</w:t>
      </w:r>
      <w:r w:rsidRPr="005F2D46">
        <w:rPr>
          <w:spacing w:val="-14"/>
        </w:rPr>
        <w:t xml:space="preserve"> </w:t>
      </w:r>
      <w:r w:rsidRPr="005F2D46">
        <w:rPr>
          <w:spacing w:val="-1"/>
        </w:rPr>
        <w:t>Ramin Roosta, Chair</w:t>
      </w:r>
      <w:r w:rsidRPr="005F2D46">
        <w:tab/>
      </w:r>
      <w:r w:rsidR="00F94AF7" w:rsidRPr="005F2D46">
        <w:t>Date</w:t>
      </w:r>
    </w:p>
    <w:p w14:paraId="19EA0815" w14:textId="77777777" w:rsidR="00DC78CA" w:rsidRPr="005F2D46" w:rsidRDefault="00DC78CA" w:rsidP="00F94AF7">
      <w:pPr>
        <w:pStyle w:val="BodyText"/>
        <w:spacing w:before="0"/>
        <w:ind w:left="1387" w:right="1384"/>
        <w:jc w:val="center"/>
      </w:pPr>
    </w:p>
    <w:p w14:paraId="6996623C" w14:textId="77777777" w:rsidR="00DC78CA" w:rsidRPr="005F2D46" w:rsidRDefault="00DC78CA" w:rsidP="00F94AF7">
      <w:pPr>
        <w:pStyle w:val="BodyText"/>
        <w:spacing w:before="0"/>
        <w:ind w:left="1387" w:right="1384"/>
        <w:jc w:val="center"/>
      </w:pPr>
    </w:p>
    <w:p w14:paraId="1A5C8657" w14:textId="06AD7F9A" w:rsidR="00DC78CA" w:rsidRPr="005F2D46" w:rsidRDefault="00DC78CA" w:rsidP="00C31FC6">
      <w:pPr>
        <w:pStyle w:val="BodyText"/>
        <w:spacing w:before="0"/>
        <w:ind w:right="1384"/>
      </w:pPr>
    </w:p>
    <w:p w14:paraId="459963EF" w14:textId="51A931F3" w:rsidR="00A46D45" w:rsidRPr="005F2D46" w:rsidRDefault="00F94AF7" w:rsidP="00F94AF7">
      <w:pPr>
        <w:pStyle w:val="BodyText"/>
        <w:spacing w:before="0"/>
        <w:ind w:left="1387" w:right="1384"/>
        <w:jc w:val="center"/>
      </w:pPr>
      <w:r w:rsidRPr="005F2D46">
        <w:t>California</w:t>
      </w:r>
      <w:r w:rsidRPr="005F2D46">
        <w:rPr>
          <w:spacing w:val="-3"/>
        </w:rPr>
        <w:t xml:space="preserve"> </w:t>
      </w:r>
      <w:r w:rsidRPr="005F2D46">
        <w:t>State</w:t>
      </w:r>
      <w:r w:rsidRPr="005F2D46">
        <w:rPr>
          <w:spacing w:val="-2"/>
        </w:rPr>
        <w:t xml:space="preserve"> </w:t>
      </w:r>
      <w:r w:rsidRPr="005F2D46">
        <w:t>University</w:t>
      </w:r>
      <w:r w:rsidRPr="005F2D46">
        <w:rPr>
          <w:spacing w:val="-6"/>
        </w:rPr>
        <w:t xml:space="preserve"> </w:t>
      </w:r>
      <w:r w:rsidRPr="005F2D46">
        <w:t>Northridge</w:t>
      </w:r>
    </w:p>
    <w:p w14:paraId="4A6FC865" w14:textId="77777777" w:rsidR="00A46D45" w:rsidRPr="005F2D46" w:rsidRDefault="00A46D45" w:rsidP="00A46D45">
      <w:pPr>
        <w:widowControl/>
        <w:autoSpaceDE/>
        <w:autoSpaceDN/>
        <w:spacing w:after="160" w:line="259" w:lineRule="auto"/>
        <w:jc w:val="center"/>
        <w:rPr>
          <w:sz w:val="24"/>
          <w:szCs w:val="24"/>
        </w:rPr>
      </w:pPr>
      <w:r w:rsidRPr="005F2D46">
        <w:rPr>
          <w:sz w:val="24"/>
          <w:szCs w:val="24"/>
        </w:rPr>
        <w:br w:type="page"/>
      </w:r>
      <w:r w:rsidRPr="005F2D46">
        <w:rPr>
          <w:sz w:val="24"/>
          <w:szCs w:val="24"/>
        </w:rPr>
        <w:lastRenderedPageBreak/>
        <w:t>ACKNOWLEDGEMENTS</w:t>
      </w:r>
    </w:p>
    <w:p w14:paraId="5F5B28B4" w14:textId="437535F3" w:rsidR="000F55A1" w:rsidRPr="005F2D46" w:rsidRDefault="000F55A1" w:rsidP="000612B4">
      <w:pPr>
        <w:widowControl/>
        <w:autoSpaceDE/>
        <w:autoSpaceDN/>
        <w:spacing w:after="160" w:line="480" w:lineRule="auto"/>
        <w:rPr>
          <w:spacing w:val="-3"/>
          <w:sz w:val="24"/>
          <w:szCs w:val="24"/>
        </w:rPr>
      </w:pPr>
      <w:r w:rsidRPr="005F2D46">
        <w:rPr>
          <w:sz w:val="24"/>
          <w:szCs w:val="24"/>
        </w:rPr>
        <w:t xml:space="preserve">Words cannot express my gratitude to my professor and chair of my committee Dr. Ramin Roosta for his invaluable </w:t>
      </w:r>
      <w:r w:rsidR="000612B4" w:rsidRPr="005F2D46">
        <w:rPr>
          <w:sz w:val="24"/>
          <w:szCs w:val="24"/>
        </w:rPr>
        <w:t xml:space="preserve">experience, </w:t>
      </w:r>
      <w:r w:rsidR="00107D7D" w:rsidRPr="005F2D46">
        <w:rPr>
          <w:sz w:val="24"/>
          <w:szCs w:val="24"/>
        </w:rPr>
        <w:t>patience,</w:t>
      </w:r>
      <w:r w:rsidRPr="005F2D46">
        <w:rPr>
          <w:sz w:val="24"/>
          <w:szCs w:val="24"/>
        </w:rPr>
        <w:t xml:space="preserve"> and feedback. I also could not have undertaken this journey without the help of Dr. David Hawkins, who generously provided knowledge and expertise</w:t>
      </w:r>
      <w:r w:rsidR="000612B4" w:rsidRPr="005F2D46">
        <w:rPr>
          <w:sz w:val="24"/>
          <w:szCs w:val="24"/>
        </w:rPr>
        <w:t>. Additionally, this endeavor would not have possible without the generous support from Dr.</w:t>
      </w:r>
      <w:r w:rsidR="000612B4" w:rsidRPr="005F2D46">
        <w:rPr>
          <w:spacing w:val="-3"/>
          <w:sz w:val="24"/>
          <w:szCs w:val="24"/>
        </w:rPr>
        <w:t xml:space="preserve"> </w:t>
      </w:r>
      <w:proofErr w:type="spellStart"/>
      <w:r w:rsidR="000612B4" w:rsidRPr="005F2D46">
        <w:rPr>
          <w:spacing w:val="-3"/>
          <w:sz w:val="24"/>
          <w:szCs w:val="24"/>
        </w:rPr>
        <w:t>Xiaojun</w:t>
      </w:r>
      <w:proofErr w:type="spellEnd"/>
      <w:r w:rsidR="000612B4" w:rsidRPr="005F2D46">
        <w:rPr>
          <w:spacing w:val="-3"/>
          <w:sz w:val="24"/>
          <w:szCs w:val="24"/>
        </w:rPr>
        <w:t xml:space="preserve"> </w:t>
      </w:r>
      <w:proofErr w:type="spellStart"/>
      <w:r w:rsidR="000612B4" w:rsidRPr="005F2D46">
        <w:rPr>
          <w:spacing w:val="-3"/>
          <w:sz w:val="24"/>
          <w:szCs w:val="24"/>
        </w:rPr>
        <w:t>Geng</w:t>
      </w:r>
      <w:proofErr w:type="spellEnd"/>
      <w:r w:rsidR="000612B4" w:rsidRPr="005F2D46">
        <w:rPr>
          <w:spacing w:val="-3"/>
          <w:sz w:val="24"/>
          <w:szCs w:val="24"/>
        </w:rPr>
        <w:t>.</w:t>
      </w:r>
    </w:p>
    <w:p w14:paraId="020E1A03" w14:textId="02A39335" w:rsidR="00763B4E" w:rsidRPr="005F2D46" w:rsidRDefault="000612B4" w:rsidP="00EC40F0">
      <w:pPr>
        <w:widowControl/>
        <w:autoSpaceDE/>
        <w:autoSpaceDN/>
        <w:spacing w:after="160" w:line="480" w:lineRule="auto"/>
        <w:rPr>
          <w:spacing w:val="-3"/>
          <w:sz w:val="24"/>
          <w:szCs w:val="24"/>
        </w:rPr>
      </w:pPr>
      <w:r w:rsidRPr="005F2D46">
        <w:rPr>
          <w:spacing w:val="-3"/>
          <w:sz w:val="24"/>
          <w:szCs w:val="24"/>
        </w:rPr>
        <w:t xml:space="preserve">Finally, I </w:t>
      </w:r>
      <w:r w:rsidR="00EC40F0" w:rsidRPr="005F2D46">
        <w:rPr>
          <w:spacing w:val="-3"/>
          <w:sz w:val="24"/>
          <w:szCs w:val="24"/>
        </w:rPr>
        <w:t>want to thank</w:t>
      </w:r>
      <w:r w:rsidRPr="005F2D46">
        <w:rPr>
          <w:spacing w:val="-3"/>
          <w:sz w:val="24"/>
          <w:szCs w:val="24"/>
        </w:rPr>
        <w:t xml:space="preserve"> my family and friends, for their belief</w:t>
      </w:r>
      <w:r w:rsidR="00EC40F0" w:rsidRPr="005F2D46">
        <w:rPr>
          <w:spacing w:val="-3"/>
          <w:sz w:val="24"/>
          <w:szCs w:val="24"/>
        </w:rPr>
        <w:t xml:space="preserve"> and unconditional support</w:t>
      </w:r>
      <w:r w:rsidRPr="005F2D46">
        <w:rPr>
          <w:spacing w:val="-3"/>
          <w:sz w:val="24"/>
          <w:szCs w:val="24"/>
        </w:rPr>
        <w:t xml:space="preserve"> </w:t>
      </w:r>
      <w:r w:rsidR="00EC40F0" w:rsidRPr="005F2D46">
        <w:rPr>
          <w:spacing w:val="-3"/>
          <w:sz w:val="24"/>
          <w:szCs w:val="24"/>
        </w:rPr>
        <w:t>t</w:t>
      </w:r>
      <w:r w:rsidRPr="005F2D46">
        <w:rPr>
          <w:spacing w:val="-3"/>
          <w:sz w:val="24"/>
          <w:szCs w:val="24"/>
        </w:rPr>
        <w:t xml:space="preserve">hat has kept my spirit and motivation high. </w:t>
      </w:r>
      <w:r w:rsidR="00A46D45" w:rsidRPr="005F2D46">
        <w:rPr>
          <w:sz w:val="24"/>
          <w:szCs w:val="24"/>
        </w:rPr>
        <w:br w:type="page"/>
      </w:r>
    </w:p>
    <w:sdt>
      <w:sdtPr>
        <w:rPr>
          <w:rFonts w:ascii="Times New Roman" w:eastAsia="Times New Roman" w:hAnsi="Times New Roman" w:cs="Times New Roman"/>
          <w:color w:val="000000" w:themeColor="text1"/>
          <w:sz w:val="24"/>
          <w:szCs w:val="24"/>
        </w:rPr>
        <w:id w:val="530318036"/>
        <w:docPartObj>
          <w:docPartGallery w:val="Table of Contents"/>
          <w:docPartUnique/>
        </w:docPartObj>
      </w:sdtPr>
      <w:sdtEndPr>
        <w:rPr>
          <w:b/>
          <w:bCs/>
          <w:noProof/>
          <w:color w:val="auto"/>
        </w:rPr>
      </w:sdtEndPr>
      <w:sdtContent>
        <w:p w14:paraId="4D247516" w14:textId="79872179" w:rsidR="00896D87" w:rsidRPr="00B50F72" w:rsidRDefault="000F5203" w:rsidP="00B50F72">
          <w:pPr>
            <w:pStyle w:val="TOCHeading"/>
            <w:spacing w:line="360" w:lineRule="auto"/>
            <w:jc w:val="center"/>
            <w:rPr>
              <w:rFonts w:ascii="Times New Roman" w:hAnsi="Times New Roman" w:cs="Times New Roman"/>
              <w:color w:val="000000" w:themeColor="text1"/>
              <w:sz w:val="24"/>
              <w:szCs w:val="24"/>
            </w:rPr>
          </w:pPr>
          <w:r w:rsidRPr="00B50F72">
            <w:rPr>
              <w:rFonts w:ascii="Times New Roman" w:hAnsi="Times New Roman" w:cs="Times New Roman"/>
              <w:color w:val="000000" w:themeColor="text1"/>
              <w:sz w:val="24"/>
              <w:szCs w:val="24"/>
            </w:rPr>
            <w:t>Table of Contents</w:t>
          </w:r>
        </w:p>
        <w:p w14:paraId="4D8A9BE6" w14:textId="3401AB84" w:rsidR="00A46D45" w:rsidRPr="00B50F72" w:rsidRDefault="00A46D45" w:rsidP="00B50F72">
          <w:pPr>
            <w:spacing w:line="360" w:lineRule="auto"/>
            <w:ind w:left="720"/>
            <w:rPr>
              <w:sz w:val="24"/>
              <w:szCs w:val="24"/>
            </w:rPr>
          </w:pPr>
          <w:r w:rsidRPr="00B50F72">
            <w:rPr>
              <w:sz w:val="24"/>
              <w:szCs w:val="24"/>
            </w:rPr>
            <w:t>Signature Page</w:t>
          </w:r>
          <w:r w:rsidR="0000585F" w:rsidRPr="00B50F72">
            <w:rPr>
              <w:sz w:val="24"/>
              <w:szCs w:val="24"/>
            </w:rPr>
            <w:t xml:space="preserve"> </w:t>
          </w:r>
          <w:r w:rsidRPr="00B50F72">
            <w:rPr>
              <w:sz w:val="24"/>
              <w:szCs w:val="24"/>
            </w:rPr>
            <w:t>............................................</w:t>
          </w:r>
          <w:r w:rsidR="00A35A38" w:rsidRPr="00B50F72">
            <w:rPr>
              <w:sz w:val="24"/>
              <w:szCs w:val="24"/>
            </w:rPr>
            <w:t>..</w:t>
          </w:r>
          <w:r w:rsidRPr="00B50F72">
            <w:rPr>
              <w:sz w:val="24"/>
              <w:szCs w:val="24"/>
            </w:rPr>
            <w:t>..................................................</w:t>
          </w:r>
          <w:r w:rsidR="00896D87" w:rsidRPr="00B50F72">
            <w:rPr>
              <w:sz w:val="24"/>
              <w:szCs w:val="24"/>
            </w:rPr>
            <w:t>................</w:t>
          </w:r>
          <w:r w:rsidRPr="00B50F72">
            <w:rPr>
              <w:sz w:val="24"/>
              <w:szCs w:val="24"/>
            </w:rPr>
            <w:t>..ii Acknowledgements</w:t>
          </w:r>
          <w:r w:rsidR="0042390E" w:rsidRPr="00B50F72">
            <w:rPr>
              <w:sz w:val="24"/>
              <w:szCs w:val="24"/>
            </w:rPr>
            <w:t xml:space="preserve"> </w:t>
          </w:r>
          <w:r w:rsidRPr="00B50F72">
            <w:rPr>
              <w:sz w:val="24"/>
              <w:szCs w:val="24"/>
            </w:rPr>
            <w:t>.........................................</w:t>
          </w:r>
          <w:r w:rsidR="00896D87" w:rsidRPr="00B50F72">
            <w:rPr>
              <w:sz w:val="24"/>
              <w:szCs w:val="24"/>
            </w:rPr>
            <w:t>....</w:t>
          </w:r>
          <w:r w:rsidR="0000585F" w:rsidRPr="00B50F72">
            <w:rPr>
              <w:sz w:val="24"/>
              <w:szCs w:val="24"/>
            </w:rPr>
            <w:t>.</w:t>
          </w:r>
          <w:r w:rsidRPr="00B50F72">
            <w:rPr>
              <w:sz w:val="24"/>
              <w:szCs w:val="24"/>
            </w:rPr>
            <w:t xml:space="preserve">............................................................iii </w:t>
          </w:r>
        </w:p>
        <w:p w14:paraId="07AB0363" w14:textId="42611FB2" w:rsidR="00896D87" w:rsidRPr="00B50F72" w:rsidRDefault="00A46D45" w:rsidP="00B50F72">
          <w:pPr>
            <w:spacing w:line="360" w:lineRule="auto"/>
            <w:ind w:firstLine="720"/>
            <w:rPr>
              <w:sz w:val="24"/>
              <w:szCs w:val="24"/>
            </w:rPr>
          </w:pPr>
          <w:r w:rsidRPr="00B50F72">
            <w:rPr>
              <w:sz w:val="24"/>
              <w:szCs w:val="24"/>
            </w:rPr>
            <w:t>List of Figures</w:t>
          </w:r>
          <w:r w:rsidR="0042390E" w:rsidRPr="00B50F72">
            <w:rPr>
              <w:sz w:val="24"/>
              <w:szCs w:val="24"/>
            </w:rPr>
            <w:t xml:space="preserve"> </w:t>
          </w:r>
          <w:r w:rsidRPr="00B50F72">
            <w:rPr>
              <w:sz w:val="24"/>
              <w:szCs w:val="24"/>
            </w:rPr>
            <w:t>.........................................</w:t>
          </w:r>
          <w:r w:rsidR="00896D87" w:rsidRPr="00B50F72">
            <w:rPr>
              <w:sz w:val="24"/>
              <w:szCs w:val="24"/>
            </w:rPr>
            <w:t>...................</w:t>
          </w:r>
          <w:r w:rsidRPr="00B50F72">
            <w:rPr>
              <w:sz w:val="24"/>
              <w:szCs w:val="24"/>
            </w:rPr>
            <w:t>......................................................v</w:t>
          </w:r>
          <w:r w:rsidR="00561E80" w:rsidRPr="00B50F72">
            <w:rPr>
              <w:sz w:val="24"/>
              <w:szCs w:val="24"/>
            </w:rPr>
            <w:t>i</w:t>
          </w:r>
          <w:r w:rsidRPr="00B50F72">
            <w:rPr>
              <w:sz w:val="24"/>
              <w:szCs w:val="24"/>
            </w:rPr>
            <w:t xml:space="preserve">i </w:t>
          </w:r>
        </w:p>
        <w:p w14:paraId="258EA91F" w14:textId="5C8921C3" w:rsidR="00A47E6E" w:rsidRPr="00B50F72" w:rsidRDefault="00896D87" w:rsidP="00B50F72">
          <w:pPr>
            <w:spacing w:line="360" w:lineRule="auto"/>
            <w:ind w:left="720"/>
            <w:rPr>
              <w:sz w:val="24"/>
              <w:szCs w:val="24"/>
            </w:rPr>
          </w:pPr>
          <w:r w:rsidRPr="00B50F72">
            <w:rPr>
              <w:sz w:val="24"/>
              <w:szCs w:val="24"/>
            </w:rPr>
            <w:t>List of Tables</w:t>
          </w:r>
          <w:r w:rsidR="0042390E" w:rsidRPr="00B50F72">
            <w:rPr>
              <w:sz w:val="24"/>
              <w:szCs w:val="24"/>
            </w:rPr>
            <w:t xml:space="preserve"> </w:t>
          </w:r>
          <w:r w:rsidRPr="00B50F72">
            <w:rPr>
              <w:sz w:val="24"/>
              <w:szCs w:val="24"/>
            </w:rPr>
            <w:t>.......................................................................................</w:t>
          </w:r>
          <w:r w:rsidR="0000585F" w:rsidRPr="00B50F72">
            <w:rPr>
              <w:sz w:val="24"/>
              <w:szCs w:val="24"/>
            </w:rPr>
            <w:t>...</w:t>
          </w:r>
          <w:r w:rsidRPr="00B50F72">
            <w:rPr>
              <w:sz w:val="24"/>
              <w:szCs w:val="24"/>
            </w:rPr>
            <w:t>.........................</w:t>
          </w:r>
          <w:r w:rsidR="00561E80" w:rsidRPr="00B50F72">
            <w:rPr>
              <w:sz w:val="24"/>
              <w:szCs w:val="24"/>
            </w:rPr>
            <w:t>ix</w:t>
          </w:r>
          <w:r w:rsidRPr="00B50F72">
            <w:rPr>
              <w:sz w:val="24"/>
              <w:szCs w:val="24"/>
            </w:rPr>
            <w:t xml:space="preserve"> </w:t>
          </w:r>
          <w:r w:rsidR="00A46D45" w:rsidRPr="00B50F72">
            <w:rPr>
              <w:sz w:val="24"/>
              <w:szCs w:val="24"/>
            </w:rPr>
            <w:t>Abstract</w:t>
          </w:r>
          <w:r w:rsidR="0042390E" w:rsidRPr="00B50F72">
            <w:rPr>
              <w:sz w:val="24"/>
              <w:szCs w:val="24"/>
            </w:rPr>
            <w:t xml:space="preserve"> </w:t>
          </w:r>
          <w:r w:rsidR="00A46D45" w:rsidRPr="00B50F72">
            <w:rPr>
              <w:sz w:val="24"/>
              <w:szCs w:val="24"/>
            </w:rPr>
            <w:t>................................................................................................</w:t>
          </w:r>
          <w:r w:rsidRPr="00B50F72">
            <w:rPr>
              <w:sz w:val="24"/>
              <w:szCs w:val="24"/>
            </w:rPr>
            <w:t>.......</w:t>
          </w:r>
          <w:r w:rsidR="00A46D45" w:rsidRPr="00B50F72">
            <w:rPr>
              <w:sz w:val="24"/>
              <w:szCs w:val="24"/>
            </w:rPr>
            <w:t>....................</w:t>
          </w:r>
          <w:r w:rsidR="0042390E" w:rsidRPr="00B50F72">
            <w:rPr>
              <w:sz w:val="24"/>
              <w:szCs w:val="24"/>
            </w:rPr>
            <w:t>.</w:t>
          </w:r>
          <w:r w:rsidR="00561E80" w:rsidRPr="00B50F72">
            <w:rPr>
              <w:sz w:val="24"/>
              <w:szCs w:val="24"/>
            </w:rPr>
            <w:t>x</w:t>
          </w:r>
        </w:p>
        <w:p w14:paraId="4A50573F" w14:textId="11847C1D" w:rsidR="00D725D8" w:rsidRDefault="000F5203">
          <w:pPr>
            <w:pStyle w:val="TOC1"/>
            <w:rPr>
              <w:rFonts w:cstheme="minorBidi"/>
              <w:noProof/>
            </w:rPr>
          </w:pPr>
          <w:r w:rsidRPr="00B50F72">
            <w:rPr>
              <w:rFonts w:ascii="Times New Roman" w:hAnsi="Times New Roman"/>
              <w:sz w:val="24"/>
              <w:szCs w:val="24"/>
            </w:rPr>
            <w:fldChar w:fldCharType="begin"/>
          </w:r>
          <w:r w:rsidRPr="00B50F72">
            <w:rPr>
              <w:rFonts w:ascii="Times New Roman" w:hAnsi="Times New Roman"/>
              <w:sz w:val="24"/>
              <w:szCs w:val="24"/>
            </w:rPr>
            <w:instrText xml:space="preserve"> TOC \o "1-3" \h \z \u </w:instrText>
          </w:r>
          <w:r w:rsidRPr="00B50F72">
            <w:rPr>
              <w:rFonts w:ascii="Times New Roman" w:hAnsi="Times New Roman"/>
              <w:sz w:val="24"/>
              <w:szCs w:val="24"/>
            </w:rPr>
            <w:fldChar w:fldCharType="separate"/>
          </w:r>
          <w:hyperlink w:anchor="_Toc119580966" w:history="1">
            <w:r w:rsidR="00D725D8" w:rsidRPr="007E41AD">
              <w:rPr>
                <w:rStyle w:val="Hyperlink"/>
                <w:noProof/>
                <w:w w:val="99"/>
              </w:rPr>
              <w:t>1.</w:t>
            </w:r>
            <w:r w:rsidR="00D725D8">
              <w:rPr>
                <w:rFonts w:cstheme="minorBidi"/>
                <w:noProof/>
              </w:rPr>
              <w:tab/>
            </w:r>
            <w:r w:rsidR="00D725D8" w:rsidRPr="007E41AD">
              <w:rPr>
                <w:rStyle w:val="Hyperlink"/>
                <w:noProof/>
              </w:rPr>
              <w:t>Theory</w:t>
            </w:r>
            <w:r w:rsidR="00D725D8">
              <w:rPr>
                <w:noProof/>
                <w:webHidden/>
              </w:rPr>
              <w:tab/>
            </w:r>
            <w:r w:rsidR="00D725D8">
              <w:rPr>
                <w:noProof/>
                <w:webHidden/>
              </w:rPr>
              <w:fldChar w:fldCharType="begin"/>
            </w:r>
            <w:r w:rsidR="00D725D8">
              <w:rPr>
                <w:noProof/>
                <w:webHidden/>
              </w:rPr>
              <w:instrText xml:space="preserve"> PAGEREF _Toc119580966 \h </w:instrText>
            </w:r>
            <w:r w:rsidR="00D725D8">
              <w:rPr>
                <w:noProof/>
                <w:webHidden/>
              </w:rPr>
            </w:r>
            <w:r w:rsidR="00D725D8">
              <w:rPr>
                <w:noProof/>
                <w:webHidden/>
              </w:rPr>
              <w:fldChar w:fldCharType="separate"/>
            </w:r>
            <w:r w:rsidR="00D725D8">
              <w:rPr>
                <w:noProof/>
                <w:webHidden/>
              </w:rPr>
              <w:t>1</w:t>
            </w:r>
            <w:r w:rsidR="00D725D8">
              <w:rPr>
                <w:noProof/>
                <w:webHidden/>
              </w:rPr>
              <w:fldChar w:fldCharType="end"/>
            </w:r>
          </w:hyperlink>
        </w:p>
        <w:p w14:paraId="072FF517" w14:textId="41F3BDAE" w:rsidR="00D725D8" w:rsidRDefault="00D725D8">
          <w:pPr>
            <w:pStyle w:val="TOC1"/>
            <w:rPr>
              <w:rFonts w:cstheme="minorBidi"/>
              <w:noProof/>
            </w:rPr>
          </w:pPr>
          <w:hyperlink w:anchor="_Toc119580967" w:history="1">
            <w:r w:rsidRPr="007E41AD">
              <w:rPr>
                <w:rStyle w:val="Hyperlink"/>
                <w:noProof/>
                <w:w w:val="99"/>
              </w:rPr>
              <w:t>1.1</w:t>
            </w:r>
            <w:r>
              <w:rPr>
                <w:rFonts w:cstheme="minorBidi"/>
                <w:noProof/>
              </w:rPr>
              <w:tab/>
            </w:r>
            <w:r w:rsidRPr="007E41AD">
              <w:rPr>
                <w:rStyle w:val="Hyperlink"/>
                <w:noProof/>
              </w:rPr>
              <w:t>Motivation</w:t>
            </w:r>
            <w:r>
              <w:rPr>
                <w:noProof/>
                <w:webHidden/>
              </w:rPr>
              <w:tab/>
            </w:r>
            <w:r>
              <w:rPr>
                <w:noProof/>
                <w:webHidden/>
              </w:rPr>
              <w:fldChar w:fldCharType="begin"/>
            </w:r>
            <w:r>
              <w:rPr>
                <w:noProof/>
                <w:webHidden/>
              </w:rPr>
              <w:instrText xml:space="preserve"> PAGEREF _Toc119580967 \h </w:instrText>
            </w:r>
            <w:r>
              <w:rPr>
                <w:noProof/>
                <w:webHidden/>
              </w:rPr>
            </w:r>
            <w:r>
              <w:rPr>
                <w:noProof/>
                <w:webHidden/>
              </w:rPr>
              <w:fldChar w:fldCharType="separate"/>
            </w:r>
            <w:r>
              <w:rPr>
                <w:noProof/>
                <w:webHidden/>
              </w:rPr>
              <w:t>1</w:t>
            </w:r>
            <w:r>
              <w:rPr>
                <w:noProof/>
                <w:webHidden/>
              </w:rPr>
              <w:fldChar w:fldCharType="end"/>
            </w:r>
          </w:hyperlink>
        </w:p>
        <w:p w14:paraId="55DA27BB" w14:textId="5B8E3E4A" w:rsidR="00D725D8" w:rsidRDefault="00D725D8">
          <w:pPr>
            <w:pStyle w:val="TOC1"/>
            <w:rPr>
              <w:rFonts w:cstheme="minorBidi"/>
              <w:noProof/>
            </w:rPr>
          </w:pPr>
          <w:hyperlink w:anchor="_Toc119580968" w:history="1">
            <w:r w:rsidRPr="007E41AD">
              <w:rPr>
                <w:rStyle w:val="Hyperlink"/>
                <w:noProof/>
                <w:w w:val="99"/>
              </w:rPr>
              <w:t>1.2</w:t>
            </w:r>
            <w:r>
              <w:rPr>
                <w:rFonts w:cstheme="minorBidi"/>
                <w:noProof/>
              </w:rPr>
              <w:tab/>
            </w:r>
            <w:r w:rsidRPr="007E41AD">
              <w:rPr>
                <w:rStyle w:val="Hyperlink"/>
                <w:noProof/>
              </w:rPr>
              <w:t>Analysis</w:t>
            </w:r>
            <w:r>
              <w:rPr>
                <w:noProof/>
                <w:webHidden/>
              </w:rPr>
              <w:tab/>
            </w:r>
            <w:r>
              <w:rPr>
                <w:noProof/>
                <w:webHidden/>
              </w:rPr>
              <w:fldChar w:fldCharType="begin"/>
            </w:r>
            <w:r>
              <w:rPr>
                <w:noProof/>
                <w:webHidden/>
              </w:rPr>
              <w:instrText xml:space="preserve"> PAGEREF _Toc119580968 \h </w:instrText>
            </w:r>
            <w:r>
              <w:rPr>
                <w:noProof/>
                <w:webHidden/>
              </w:rPr>
            </w:r>
            <w:r>
              <w:rPr>
                <w:noProof/>
                <w:webHidden/>
              </w:rPr>
              <w:fldChar w:fldCharType="separate"/>
            </w:r>
            <w:r>
              <w:rPr>
                <w:noProof/>
                <w:webHidden/>
              </w:rPr>
              <w:t>1</w:t>
            </w:r>
            <w:r>
              <w:rPr>
                <w:noProof/>
                <w:webHidden/>
              </w:rPr>
              <w:fldChar w:fldCharType="end"/>
            </w:r>
          </w:hyperlink>
        </w:p>
        <w:p w14:paraId="2D330980" w14:textId="24E56738" w:rsidR="00D725D8" w:rsidRDefault="00D725D8">
          <w:pPr>
            <w:pStyle w:val="TOC1"/>
            <w:rPr>
              <w:rFonts w:cstheme="minorBidi"/>
              <w:noProof/>
            </w:rPr>
          </w:pPr>
          <w:hyperlink w:anchor="_Toc119580972" w:history="1">
            <w:r w:rsidRPr="007E41AD">
              <w:rPr>
                <w:rStyle w:val="Hyperlink"/>
                <w:noProof/>
              </w:rPr>
              <w:t>1.2.1.</w:t>
            </w:r>
            <w:r>
              <w:rPr>
                <w:rFonts w:cstheme="minorBidi"/>
                <w:noProof/>
              </w:rPr>
              <w:tab/>
            </w:r>
            <w:r w:rsidRPr="007E41AD">
              <w:rPr>
                <w:rStyle w:val="Hyperlink"/>
                <w:noProof/>
              </w:rPr>
              <w:t>Electrocardiography</w:t>
            </w:r>
            <w:r>
              <w:rPr>
                <w:noProof/>
                <w:webHidden/>
              </w:rPr>
              <w:tab/>
            </w:r>
            <w:r>
              <w:rPr>
                <w:noProof/>
                <w:webHidden/>
              </w:rPr>
              <w:fldChar w:fldCharType="begin"/>
            </w:r>
            <w:r>
              <w:rPr>
                <w:noProof/>
                <w:webHidden/>
              </w:rPr>
              <w:instrText xml:space="preserve"> PAGEREF _Toc119580972 \h </w:instrText>
            </w:r>
            <w:r>
              <w:rPr>
                <w:noProof/>
                <w:webHidden/>
              </w:rPr>
            </w:r>
            <w:r>
              <w:rPr>
                <w:noProof/>
                <w:webHidden/>
              </w:rPr>
              <w:fldChar w:fldCharType="separate"/>
            </w:r>
            <w:r>
              <w:rPr>
                <w:noProof/>
                <w:webHidden/>
              </w:rPr>
              <w:t>2</w:t>
            </w:r>
            <w:r>
              <w:rPr>
                <w:noProof/>
                <w:webHidden/>
              </w:rPr>
              <w:fldChar w:fldCharType="end"/>
            </w:r>
          </w:hyperlink>
        </w:p>
        <w:p w14:paraId="1A0041CD" w14:textId="62A86612" w:rsidR="00D725D8" w:rsidRDefault="00D725D8">
          <w:pPr>
            <w:pStyle w:val="TOC1"/>
            <w:rPr>
              <w:rFonts w:cstheme="minorBidi"/>
              <w:noProof/>
            </w:rPr>
          </w:pPr>
          <w:hyperlink w:anchor="_Toc119580973" w:history="1">
            <w:r w:rsidRPr="007E41AD">
              <w:rPr>
                <w:rStyle w:val="Hyperlink"/>
                <w:noProof/>
              </w:rPr>
              <w:t>1.2.2.</w:t>
            </w:r>
            <w:r>
              <w:rPr>
                <w:rFonts w:cstheme="minorBidi"/>
                <w:noProof/>
              </w:rPr>
              <w:tab/>
            </w:r>
            <w:r w:rsidRPr="007E41AD">
              <w:rPr>
                <w:rStyle w:val="Hyperlink"/>
                <w:noProof/>
              </w:rPr>
              <w:t>Galvanic Skin Response</w:t>
            </w:r>
            <w:r>
              <w:rPr>
                <w:noProof/>
                <w:webHidden/>
              </w:rPr>
              <w:tab/>
            </w:r>
            <w:r>
              <w:rPr>
                <w:noProof/>
                <w:webHidden/>
              </w:rPr>
              <w:fldChar w:fldCharType="begin"/>
            </w:r>
            <w:r>
              <w:rPr>
                <w:noProof/>
                <w:webHidden/>
              </w:rPr>
              <w:instrText xml:space="preserve"> PAGEREF _Toc119580973 \h </w:instrText>
            </w:r>
            <w:r>
              <w:rPr>
                <w:noProof/>
                <w:webHidden/>
              </w:rPr>
            </w:r>
            <w:r>
              <w:rPr>
                <w:noProof/>
                <w:webHidden/>
              </w:rPr>
              <w:fldChar w:fldCharType="separate"/>
            </w:r>
            <w:r>
              <w:rPr>
                <w:noProof/>
                <w:webHidden/>
              </w:rPr>
              <w:t>3</w:t>
            </w:r>
            <w:r>
              <w:rPr>
                <w:noProof/>
                <w:webHidden/>
              </w:rPr>
              <w:fldChar w:fldCharType="end"/>
            </w:r>
          </w:hyperlink>
        </w:p>
        <w:p w14:paraId="16E92832" w14:textId="4D569CA1" w:rsidR="00D725D8" w:rsidRDefault="00D725D8">
          <w:pPr>
            <w:pStyle w:val="TOC1"/>
            <w:rPr>
              <w:rFonts w:cstheme="minorBidi"/>
              <w:noProof/>
            </w:rPr>
          </w:pPr>
          <w:hyperlink w:anchor="_Toc119580974" w:history="1">
            <w:r w:rsidRPr="007E41AD">
              <w:rPr>
                <w:rStyle w:val="Hyperlink"/>
                <w:noProof/>
              </w:rPr>
              <w:t>1.2.3.</w:t>
            </w:r>
            <w:r>
              <w:rPr>
                <w:rFonts w:cstheme="minorBidi"/>
                <w:noProof/>
              </w:rPr>
              <w:tab/>
            </w:r>
            <w:r w:rsidRPr="007E41AD">
              <w:rPr>
                <w:rStyle w:val="Hyperlink"/>
                <w:noProof/>
              </w:rPr>
              <w:t>Temperature</w:t>
            </w:r>
            <w:r>
              <w:rPr>
                <w:noProof/>
                <w:webHidden/>
              </w:rPr>
              <w:tab/>
            </w:r>
            <w:r>
              <w:rPr>
                <w:noProof/>
                <w:webHidden/>
              </w:rPr>
              <w:fldChar w:fldCharType="begin"/>
            </w:r>
            <w:r>
              <w:rPr>
                <w:noProof/>
                <w:webHidden/>
              </w:rPr>
              <w:instrText xml:space="preserve"> PAGEREF _Toc119580974 \h </w:instrText>
            </w:r>
            <w:r>
              <w:rPr>
                <w:noProof/>
                <w:webHidden/>
              </w:rPr>
            </w:r>
            <w:r>
              <w:rPr>
                <w:noProof/>
                <w:webHidden/>
              </w:rPr>
              <w:fldChar w:fldCharType="separate"/>
            </w:r>
            <w:r>
              <w:rPr>
                <w:noProof/>
                <w:webHidden/>
              </w:rPr>
              <w:t>4</w:t>
            </w:r>
            <w:r>
              <w:rPr>
                <w:noProof/>
                <w:webHidden/>
              </w:rPr>
              <w:fldChar w:fldCharType="end"/>
            </w:r>
          </w:hyperlink>
        </w:p>
        <w:p w14:paraId="09B7CE06" w14:textId="1F5A99A3" w:rsidR="00D725D8" w:rsidRDefault="00D725D8">
          <w:pPr>
            <w:pStyle w:val="TOC1"/>
            <w:rPr>
              <w:rFonts w:cstheme="minorBidi"/>
              <w:noProof/>
            </w:rPr>
          </w:pPr>
          <w:hyperlink w:anchor="_Toc119580975" w:history="1">
            <w:r w:rsidRPr="007E41AD">
              <w:rPr>
                <w:rStyle w:val="Hyperlink"/>
                <w:noProof/>
                <w:w w:val="99"/>
              </w:rPr>
              <w:t>1.3</w:t>
            </w:r>
            <w:r>
              <w:rPr>
                <w:rFonts w:cstheme="minorBidi"/>
                <w:noProof/>
              </w:rPr>
              <w:tab/>
            </w:r>
            <w:r w:rsidRPr="007E41AD">
              <w:rPr>
                <w:rStyle w:val="Hyperlink"/>
                <w:noProof/>
              </w:rPr>
              <w:t>Stress Detection</w:t>
            </w:r>
            <w:r>
              <w:rPr>
                <w:noProof/>
                <w:webHidden/>
              </w:rPr>
              <w:tab/>
            </w:r>
            <w:r>
              <w:rPr>
                <w:noProof/>
                <w:webHidden/>
              </w:rPr>
              <w:fldChar w:fldCharType="begin"/>
            </w:r>
            <w:r>
              <w:rPr>
                <w:noProof/>
                <w:webHidden/>
              </w:rPr>
              <w:instrText xml:space="preserve"> PAGEREF _Toc119580975 \h </w:instrText>
            </w:r>
            <w:r>
              <w:rPr>
                <w:noProof/>
                <w:webHidden/>
              </w:rPr>
            </w:r>
            <w:r>
              <w:rPr>
                <w:noProof/>
                <w:webHidden/>
              </w:rPr>
              <w:fldChar w:fldCharType="separate"/>
            </w:r>
            <w:r>
              <w:rPr>
                <w:noProof/>
                <w:webHidden/>
              </w:rPr>
              <w:t>6</w:t>
            </w:r>
            <w:r>
              <w:rPr>
                <w:noProof/>
                <w:webHidden/>
              </w:rPr>
              <w:fldChar w:fldCharType="end"/>
            </w:r>
          </w:hyperlink>
        </w:p>
        <w:p w14:paraId="6B677712" w14:textId="1A6268F1" w:rsidR="00D725D8" w:rsidRDefault="00D725D8">
          <w:pPr>
            <w:pStyle w:val="TOC1"/>
            <w:rPr>
              <w:rFonts w:cstheme="minorBidi"/>
              <w:noProof/>
            </w:rPr>
          </w:pPr>
          <w:hyperlink w:anchor="_Toc119580976" w:history="1">
            <w:r w:rsidRPr="007E41AD">
              <w:rPr>
                <w:rStyle w:val="Hyperlink"/>
                <w:noProof/>
                <w:w w:val="99"/>
              </w:rPr>
              <w:t>1.4</w:t>
            </w:r>
            <w:r>
              <w:rPr>
                <w:rFonts w:cstheme="minorBidi"/>
                <w:noProof/>
              </w:rPr>
              <w:tab/>
            </w:r>
            <w:r w:rsidRPr="007E41AD">
              <w:rPr>
                <w:rStyle w:val="Hyperlink"/>
                <w:noProof/>
              </w:rPr>
              <w:t>OLED Display</w:t>
            </w:r>
            <w:r>
              <w:rPr>
                <w:noProof/>
                <w:webHidden/>
              </w:rPr>
              <w:tab/>
            </w:r>
            <w:r>
              <w:rPr>
                <w:noProof/>
                <w:webHidden/>
              </w:rPr>
              <w:fldChar w:fldCharType="begin"/>
            </w:r>
            <w:r>
              <w:rPr>
                <w:noProof/>
                <w:webHidden/>
              </w:rPr>
              <w:instrText xml:space="preserve"> PAGEREF _Toc119580976 \h </w:instrText>
            </w:r>
            <w:r>
              <w:rPr>
                <w:noProof/>
                <w:webHidden/>
              </w:rPr>
            </w:r>
            <w:r>
              <w:rPr>
                <w:noProof/>
                <w:webHidden/>
              </w:rPr>
              <w:fldChar w:fldCharType="separate"/>
            </w:r>
            <w:r>
              <w:rPr>
                <w:noProof/>
                <w:webHidden/>
              </w:rPr>
              <w:t>7</w:t>
            </w:r>
            <w:r>
              <w:rPr>
                <w:noProof/>
                <w:webHidden/>
              </w:rPr>
              <w:fldChar w:fldCharType="end"/>
            </w:r>
          </w:hyperlink>
        </w:p>
        <w:p w14:paraId="7B4FE4E6" w14:textId="3A1D8BAE" w:rsidR="00D725D8" w:rsidRDefault="00D725D8">
          <w:pPr>
            <w:pStyle w:val="TOC1"/>
            <w:rPr>
              <w:rFonts w:cstheme="minorBidi"/>
              <w:noProof/>
            </w:rPr>
          </w:pPr>
          <w:hyperlink w:anchor="_Toc119580977" w:history="1">
            <w:r w:rsidRPr="007E41AD">
              <w:rPr>
                <w:rStyle w:val="Hyperlink"/>
                <w:noProof/>
                <w:w w:val="99"/>
              </w:rPr>
              <w:t>1.5</w:t>
            </w:r>
            <w:r>
              <w:rPr>
                <w:rFonts w:cstheme="minorBidi"/>
                <w:noProof/>
              </w:rPr>
              <w:tab/>
            </w:r>
            <w:r w:rsidRPr="007E41AD">
              <w:rPr>
                <w:rStyle w:val="Hyperlink"/>
                <w:noProof/>
              </w:rPr>
              <w:t>SoC</w:t>
            </w:r>
            <w:r>
              <w:rPr>
                <w:noProof/>
                <w:webHidden/>
              </w:rPr>
              <w:tab/>
            </w:r>
            <w:r>
              <w:rPr>
                <w:noProof/>
                <w:webHidden/>
              </w:rPr>
              <w:fldChar w:fldCharType="begin"/>
            </w:r>
            <w:r>
              <w:rPr>
                <w:noProof/>
                <w:webHidden/>
              </w:rPr>
              <w:instrText xml:space="preserve"> PAGEREF _Toc119580977 \h </w:instrText>
            </w:r>
            <w:r>
              <w:rPr>
                <w:noProof/>
                <w:webHidden/>
              </w:rPr>
            </w:r>
            <w:r>
              <w:rPr>
                <w:noProof/>
                <w:webHidden/>
              </w:rPr>
              <w:fldChar w:fldCharType="separate"/>
            </w:r>
            <w:r>
              <w:rPr>
                <w:noProof/>
                <w:webHidden/>
              </w:rPr>
              <w:t>7</w:t>
            </w:r>
            <w:r>
              <w:rPr>
                <w:noProof/>
                <w:webHidden/>
              </w:rPr>
              <w:fldChar w:fldCharType="end"/>
            </w:r>
          </w:hyperlink>
        </w:p>
        <w:p w14:paraId="430D3308" w14:textId="5C5CE982" w:rsidR="00D725D8" w:rsidRDefault="00D725D8">
          <w:pPr>
            <w:pStyle w:val="TOC1"/>
            <w:rPr>
              <w:rFonts w:cstheme="minorBidi"/>
              <w:noProof/>
            </w:rPr>
          </w:pPr>
          <w:hyperlink w:anchor="_Toc119580978" w:history="1">
            <w:r w:rsidRPr="007E41AD">
              <w:rPr>
                <w:rStyle w:val="Hyperlink"/>
                <w:noProof/>
                <w:w w:val="99"/>
              </w:rPr>
              <w:t>1.6</w:t>
            </w:r>
            <w:r>
              <w:rPr>
                <w:rFonts w:cstheme="minorBidi"/>
                <w:noProof/>
              </w:rPr>
              <w:tab/>
            </w:r>
            <w:r w:rsidRPr="007E41AD">
              <w:rPr>
                <w:rStyle w:val="Hyperlink"/>
                <w:noProof/>
              </w:rPr>
              <w:t>Zynq Architecture</w:t>
            </w:r>
            <w:r>
              <w:rPr>
                <w:noProof/>
                <w:webHidden/>
              </w:rPr>
              <w:tab/>
            </w:r>
            <w:r>
              <w:rPr>
                <w:noProof/>
                <w:webHidden/>
              </w:rPr>
              <w:fldChar w:fldCharType="begin"/>
            </w:r>
            <w:r>
              <w:rPr>
                <w:noProof/>
                <w:webHidden/>
              </w:rPr>
              <w:instrText xml:space="preserve"> PAGEREF _Toc119580978 \h </w:instrText>
            </w:r>
            <w:r>
              <w:rPr>
                <w:noProof/>
                <w:webHidden/>
              </w:rPr>
            </w:r>
            <w:r>
              <w:rPr>
                <w:noProof/>
                <w:webHidden/>
              </w:rPr>
              <w:fldChar w:fldCharType="separate"/>
            </w:r>
            <w:r>
              <w:rPr>
                <w:noProof/>
                <w:webHidden/>
              </w:rPr>
              <w:t>9</w:t>
            </w:r>
            <w:r>
              <w:rPr>
                <w:noProof/>
                <w:webHidden/>
              </w:rPr>
              <w:fldChar w:fldCharType="end"/>
            </w:r>
          </w:hyperlink>
        </w:p>
        <w:p w14:paraId="6C6B8DE6" w14:textId="78D84F73" w:rsidR="00D725D8" w:rsidRDefault="00D725D8">
          <w:pPr>
            <w:pStyle w:val="TOC1"/>
            <w:rPr>
              <w:rFonts w:cstheme="minorBidi"/>
              <w:noProof/>
            </w:rPr>
          </w:pPr>
          <w:hyperlink w:anchor="_Toc119580986" w:history="1">
            <w:r w:rsidRPr="007E41AD">
              <w:rPr>
                <w:rStyle w:val="Hyperlink"/>
                <w:noProof/>
                <w:w w:val="99"/>
              </w:rPr>
              <w:t>1.7</w:t>
            </w:r>
            <w:r>
              <w:rPr>
                <w:rFonts w:cstheme="minorBidi"/>
                <w:noProof/>
              </w:rPr>
              <w:tab/>
            </w:r>
            <w:r w:rsidRPr="007E41AD">
              <w:rPr>
                <w:rStyle w:val="Hyperlink"/>
                <w:noProof/>
              </w:rPr>
              <w:t>AXI Interface</w:t>
            </w:r>
            <w:r>
              <w:rPr>
                <w:noProof/>
                <w:webHidden/>
              </w:rPr>
              <w:tab/>
            </w:r>
            <w:r>
              <w:rPr>
                <w:noProof/>
                <w:webHidden/>
              </w:rPr>
              <w:fldChar w:fldCharType="begin"/>
            </w:r>
            <w:r>
              <w:rPr>
                <w:noProof/>
                <w:webHidden/>
              </w:rPr>
              <w:instrText xml:space="preserve"> PAGEREF _Toc119580986 \h </w:instrText>
            </w:r>
            <w:r>
              <w:rPr>
                <w:noProof/>
                <w:webHidden/>
              </w:rPr>
            </w:r>
            <w:r>
              <w:rPr>
                <w:noProof/>
                <w:webHidden/>
              </w:rPr>
              <w:fldChar w:fldCharType="separate"/>
            </w:r>
            <w:r>
              <w:rPr>
                <w:noProof/>
                <w:webHidden/>
              </w:rPr>
              <w:t>12</w:t>
            </w:r>
            <w:r>
              <w:rPr>
                <w:noProof/>
                <w:webHidden/>
              </w:rPr>
              <w:fldChar w:fldCharType="end"/>
            </w:r>
          </w:hyperlink>
        </w:p>
        <w:p w14:paraId="752FA225" w14:textId="5634D02B" w:rsidR="00D725D8" w:rsidRDefault="00D725D8">
          <w:pPr>
            <w:pStyle w:val="TOC1"/>
            <w:rPr>
              <w:rFonts w:cstheme="minorBidi"/>
              <w:noProof/>
            </w:rPr>
          </w:pPr>
          <w:hyperlink w:anchor="_Toc119580987" w:history="1">
            <w:r w:rsidRPr="007E41AD">
              <w:rPr>
                <w:rStyle w:val="Hyperlink"/>
                <w:noProof/>
                <w:w w:val="99"/>
              </w:rPr>
              <w:t>2.</w:t>
            </w:r>
            <w:r>
              <w:rPr>
                <w:rFonts w:cstheme="minorBidi"/>
                <w:noProof/>
              </w:rPr>
              <w:tab/>
            </w:r>
            <w:r w:rsidRPr="007E41AD">
              <w:rPr>
                <w:rStyle w:val="Hyperlink"/>
                <w:noProof/>
              </w:rPr>
              <w:t>Methodology</w:t>
            </w:r>
            <w:r>
              <w:rPr>
                <w:noProof/>
                <w:webHidden/>
              </w:rPr>
              <w:tab/>
            </w:r>
            <w:r>
              <w:rPr>
                <w:noProof/>
                <w:webHidden/>
              </w:rPr>
              <w:fldChar w:fldCharType="begin"/>
            </w:r>
            <w:r>
              <w:rPr>
                <w:noProof/>
                <w:webHidden/>
              </w:rPr>
              <w:instrText xml:space="preserve"> PAGEREF _Toc119580987 \h </w:instrText>
            </w:r>
            <w:r>
              <w:rPr>
                <w:noProof/>
                <w:webHidden/>
              </w:rPr>
            </w:r>
            <w:r>
              <w:rPr>
                <w:noProof/>
                <w:webHidden/>
              </w:rPr>
              <w:fldChar w:fldCharType="separate"/>
            </w:r>
            <w:r>
              <w:rPr>
                <w:noProof/>
                <w:webHidden/>
              </w:rPr>
              <w:t>14</w:t>
            </w:r>
            <w:r>
              <w:rPr>
                <w:noProof/>
                <w:webHidden/>
              </w:rPr>
              <w:fldChar w:fldCharType="end"/>
            </w:r>
          </w:hyperlink>
        </w:p>
        <w:p w14:paraId="3F6C4D5E" w14:textId="7C2C98B7" w:rsidR="00D725D8" w:rsidRDefault="00D725D8">
          <w:pPr>
            <w:pStyle w:val="TOC1"/>
            <w:rPr>
              <w:rFonts w:cstheme="minorBidi"/>
              <w:noProof/>
            </w:rPr>
          </w:pPr>
          <w:hyperlink w:anchor="_Toc119580989" w:history="1">
            <w:r w:rsidRPr="007E41AD">
              <w:rPr>
                <w:rStyle w:val="Hyperlink"/>
                <w:noProof/>
                <w:w w:val="99"/>
              </w:rPr>
              <w:t>2.1</w:t>
            </w:r>
            <w:r>
              <w:rPr>
                <w:rFonts w:cstheme="minorBidi"/>
                <w:noProof/>
              </w:rPr>
              <w:tab/>
            </w:r>
            <w:r w:rsidRPr="007E41AD">
              <w:rPr>
                <w:rStyle w:val="Hyperlink"/>
                <w:noProof/>
              </w:rPr>
              <w:t>Sensors &amp; Communication Protocols</w:t>
            </w:r>
            <w:r>
              <w:rPr>
                <w:noProof/>
                <w:webHidden/>
              </w:rPr>
              <w:tab/>
            </w:r>
            <w:r>
              <w:rPr>
                <w:noProof/>
                <w:webHidden/>
              </w:rPr>
              <w:fldChar w:fldCharType="begin"/>
            </w:r>
            <w:r>
              <w:rPr>
                <w:noProof/>
                <w:webHidden/>
              </w:rPr>
              <w:instrText xml:space="preserve"> PAGEREF _Toc119580989 \h </w:instrText>
            </w:r>
            <w:r>
              <w:rPr>
                <w:noProof/>
                <w:webHidden/>
              </w:rPr>
            </w:r>
            <w:r>
              <w:rPr>
                <w:noProof/>
                <w:webHidden/>
              </w:rPr>
              <w:fldChar w:fldCharType="separate"/>
            </w:r>
            <w:r>
              <w:rPr>
                <w:noProof/>
                <w:webHidden/>
              </w:rPr>
              <w:t>14</w:t>
            </w:r>
            <w:r>
              <w:rPr>
                <w:noProof/>
                <w:webHidden/>
              </w:rPr>
              <w:fldChar w:fldCharType="end"/>
            </w:r>
          </w:hyperlink>
        </w:p>
        <w:p w14:paraId="38E0E697" w14:textId="7C45772A" w:rsidR="00D725D8" w:rsidRDefault="00D725D8">
          <w:pPr>
            <w:pStyle w:val="TOC1"/>
            <w:rPr>
              <w:rFonts w:cstheme="minorBidi"/>
              <w:noProof/>
            </w:rPr>
          </w:pPr>
          <w:hyperlink w:anchor="_Toc119580993" w:history="1">
            <w:r w:rsidRPr="007E41AD">
              <w:rPr>
                <w:rStyle w:val="Hyperlink"/>
                <w:noProof/>
              </w:rPr>
              <w:t>2.1.1.</w:t>
            </w:r>
            <w:r>
              <w:rPr>
                <w:rFonts w:cstheme="minorBidi"/>
                <w:noProof/>
              </w:rPr>
              <w:tab/>
            </w:r>
            <w:r w:rsidRPr="007E41AD">
              <w:rPr>
                <w:rStyle w:val="Hyperlink"/>
                <w:noProof/>
              </w:rPr>
              <w:t>Pmod AD2</w:t>
            </w:r>
            <w:r>
              <w:rPr>
                <w:noProof/>
                <w:webHidden/>
              </w:rPr>
              <w:tab/>
            </w:r>
            <w:r>
              <w:rPr>
                <w:noProof/>
                <w:webHidden/>
              </w:rPr>
              <w:fldChar w:fldCharType="begin"/>
            </w:r>
            <w:r>
              <w:rPr>
                <w:noProof/>
                <w:webHidden/>
              </w:rPr>
              <w:instrText xml:space="preserve"> PAGEREF _Toc119580993 \h </w:instrText>
            </w:r>
            <w:r>
              <w:rPr>
                <w:noProof/>
                <w:webHidden/>
              </w:rPr>
            </w:r>
            <w:r>
              <w:rPr>
                <w:noProof/>
                <w:webHidden/>
              </w:rPr>
              <w:fldChar w:fldCharType="separate"/>
            </w:r>
            <w:r>
              <w:rPr>
                <w:noProof/>
                <w:webHidden/>
              </w:rPr>
              <w:t>14</w:t>
            </w:r>
            <w:r>
              <w:rPr>
                <w:noProof/>
                <w:webHidden/>
              </w:rPr>
              <w:fldChar w:fldCharType="end"/>
            </w:r>
          </w:hyperlink>
        </w:p>
        <w:p w14:paraId="26FB07B9" w14:textId="1BCF11CC" w:rsidR="00D725D8" w:rsidRDefault="00D725D8">
          <w:pPr>
            <w:pStyle w:val="TOC1"/>
            <w:rPr>
              <w:rFonts w:cstheme="minorBidi"/>
              <w:noProof/>
            </w:rPr>
          </w:pPr>
          <w:hyperlink w:anchor="_Toc119580994" w:history="1">
            <w:r w:rsidRPr="007E41AD">
              <w:rPr>
                <w:rStyle w:val="Hyperlink"/>
                <w:noProof/>
              </w:rPr>
              <w:t>2.1.2.</w:t>
            </w:r>
            <w:r>
              <w:rPr>
                <w:rFonts w:cstheme="minorBidi"/>
                <w:noProof/>
              </w:rPr>
              <w:tab/>
            </w:r>
            <w:r w:rsidRPr="007E41AD">
              <w:rPr>
                <w:rStyle w:val="Hyperlink"/>
                <w:noProof/>
              </w:rPr>
              <w:t>Pmod TMP3</w:t>
            </w:r>
            <w:r>
              <w:rPr>
                <w:noProof/>
                <w:webHidden/>
              </w:rPr>
              <w:tab/>
            </w:r>
            <w:r>
              <w:rPr>
                <w:noProof/>
                <w:webHidden/>
              </w:rPr>
              <w:fldChar w:fldCharType="begin"/>
            </w:r>
            <w:r>
              <w:rPr>
                <w:noProof/>
                <w:webHidden/>
              </w:rPr>
              <w:instrText xml:space="preserve"> PAGEREF _Toc119580994 \h </w:instrText>
            </w:r>
            <w:r>
              <w:rPr>
                <w:noProof/>
                <w:webHidden/>
              </w:rPr>
            </w:r>
            <w:r>
              <w:rPr>
                <w:noProof/>
                <w:webHidden/>
              </w:rPr>
              <w:fldChar w:fldCharType="separate"/>
            </w:r>
            <w:r>
              <w:rPr>
                <w:noProof/>
                <w:webHidden/>
              </w:rPr>
              <w:t>16</w:t>
            </w:r>
            <w:r>
              <w:rPr>
                <w:noProof/>
                <w:webHidden/>
              </w:rPr>
              <w:fldChar w:fldCharType="end"/>
            </w:r>
          </w:hyperlink>
        </w:p>
        <w:p w14:paraId="07640805" w14:textId="5B05BBCC" w:rsidR="00D725D8" w:rsidRDefault="00D725D8">
          <w:pPr>
            <w:pStyle w:val="TOC1"/>
            <w:rPr>
              <w:rFonts w:cstheme="minorBidi"/>
              <w:noProof/>
            </w:rPr>
          </w:pPr>
          <w:hyperlink w:anchor="_Toc119580995" w:history="1">
            <w:r w:rsidRPr="007E41AD">
              <w:rPr>
                <w:rStyle w:val="Hyperlink"/>
                <w:noProof/>
              </w:rPr>
              <w:t>2.1.3.</w:t>
            </w:r>
            <w:r>
              <w:rPr>
                <w:rFonts w:cstheme="minorBidi"/>
                <w:noProof/>
              </w:rPr>
              <w:tab/>
            </w:r>
            <w:r w:rsidRPr="007E41AD">
              <w:rPr>
                <w:rStyle w:val="Hyperlink"/>
                <w:noProof/>
              </w:rPr>
              <w:t>Pmod TC1</w:t>
            </w:r>
            <w:r>
              <w:rPr>
                <w:noProof/>
                <w:webHidden/>
              </w:rPr>
              <w:tab/>
            </w:r>
            <w:r>
              <w:rPr>
                <w:noProof/>
                <w:webHidden/>
              </w:rPr>
              <w:fldChar w:fldCharType="begin"/>
            </w:r>
            <w:r>
              <w:rPr>
                <w:noProof/>
                <w:webHidden/>
              </w:rPr>
              <w:instrText xml:space="preserve"> PAGEREF _Toc119580995 \h </w:instrText>
            </w:r>
            <w:r>
              <w:rPr>
                <w:noProof/>
                <w:webHidden/>
              </w:rPr>
            </w:r>
            <w:r>
              <w:rPr>
                <w:noProof/>
                <w:webHidden/>
              </w:rPr>
              <w:fldChar w:fldCharType="separate"/>
            </w:r>
            <w:r>
              <w:rPr>
                <w:noProof/>
                <w:webHidden/>
              </w:rPr>
              <w:t>17</w:t>
            </w:r>
            <w:r>
              <w:rPr>
                <w:noProof/>
                <w:webHidden/>
              </w:rPr>
              <w:fldChar w:fldCharType="end"/>
            </w:r>
          </w:hyperlink>
        </w:p>
        <w:p w14:paraId="23946A0E" w14:textId="17AB8C4B" w:rsidR="00D725D8" w:rsidRDefault="00D725D8">
          <w:pPr>
            <w:pStyle w:val="TOC1"/>
            <w:rPr>
              <w:rFonts w:cstheme="minorBidi"/>
              <w:noProof/>
            </w:rPr>
          </w:pPr>
          <w:hyperlink w:anchor="_Toc119580996" w:history="1">
            <w:r w:rsidRPr="007E41AD">
              <w:rPr>
                <w:rStyle w:val="Hyperlink"/>
                <w:noProof/>
              </w:rPr>
              <w:t>2.1.4.</w:t>
            </w:r>
            <w:r>
              <w:rPr>
                <w:rFonts w:cstheme="minorBidi"/>
                <w:noProof/>
              </w:rPr>
              <w:tab/>
            </w:r>
            <w:r w:rsidRPr="007E41AD">
              <w:rPr>
                <w:rStyle w:val="Hyperlink"/>
                <w:noProof/>
              </w:rPr>
              <w:t>Pmod OLED</w:t>
            </w:r>
            <w:r>
              <w:rPr>
                <w:noProof/>
                <w:webHidden/>
              </w:rPr>
              <w:tab/>
            </w:r>
            <w:r>
              <w:rPr>
                <w:noProof/>
                <w:webHidden/>
              </w:rPr>
              <w:fldChar w:fldCharType="begin"/>
            </w:r>
            <w:r>
              <w:rPr>
                <w:noProof/>
                <w:webHidden/>
              </w:rPr>
              <w:instrText xml:space="preserve"> PAGEREF _Toc119580996 \h </w:instrText>
            </w:r>
            <w:r>
              <w:rPr>
                <w:noProof/>
                <w:webHidden/>
              </w:rPr>
            </w:r>
            <w:r>
              <w:rPr>
                <w:noProof/>
                <w:webHidden/>
              </w:rPr>
              <w:fldChar w:fldCharType="separate"/>
            </w:r>
            <w:r>
              <w:rPr>
                <w:noProof/>
                <w:webHidden/>
              </w:rPr>
              <w:t>18</w:t>
            </w:r>
            <w:r>
              <w:rPr>
                <w:noProof/>
                <w:webHidden/>
              </w:rPr>
              <w:fldChar w:fldCharType="end"/>
            </w:r>
          </w:hyperlink>
        </w:p>
        <w:p w14:paraId="0FB56472" w14:textId="70B45821" w:rsidR="00D725D8" w:rsidRDefault="00D725D8">
          <w:pPr>
            <w:pStyle w:val="TOC1"/>
            <w:rPr>
              <w:rFonts w:cstheme="minorBidi"/>
              <w:noProof/>
            </w:rPr>
          </w:pPr>
          <w:hyperlink w:anchor="_Toc119580997" w:history="1">
            <w:r w:rsidRPr="007E41AD">
              <w:rPr>
                <w:rStyle w:val="Hyperlink"/>
                <w:noProof/>
                <w:w w:val="99"/>
              </w:rPr>
              <w:t>2.2</w:t>
            </w:r>
            <w:r>
              <w:rPr>
                <w:rFonts w:cstheme="minorBidi"/>
                <w:noProof/>
              </w:rPr>
              <w:tab/>
            </w:r>
            <w:r w:rsidRPr="007E41AD">
              <w:rPr>
                <w:rStyle w:val="Hyperlink"/>
                <w:noProof/>
              </w:rPr>
              <w:t>Hardware Setup</w:t>
            </w:r>
            <w:r>
              <w:rPr>
                <w:noProof/>
                <w:webHidden/>
              </w:rPr>
              <w:tab/>
            </w:r>
            <w:r>
              <w:rPr>
                <w:noProof/>
                <w:webHidden/>
              </w:rPr>
              <w:fldChar w:fldCharType="begin"/>
            </w:r>
            <w:r>
              <w:rPr>
                <w:noProof/>
                <w:webHidden/>
              </w:rPr>
              <w:instrText xml:space="preserve"> PAGEREF _Toc119580997 \h </w:instrText>
            </w:r>
            <w:r>
              <w:rPr>
                <w:noProof/>
                <w:webHidden/>
              </w:rPr>
            </w:r>
            <w:r>
              <w:rPr>
                <w:noProof/>
                <w:webHidden/>
              </w:rPr>
              <w:fldChar w:fldCharType="separate"/>
            </w:r>
            <w:r>
              <w:rPr>
                <w:noProof/>
                <w:webHidden/>
              </w:rPr>
              <w:t>19</w:t>
            </w:r>
            <w:r>
              <w:rPr>
                <w:noProof/>
                <w:webHidden/>
              </w:rPr>
              <w:fldChar w:fldCharType="end"/>
            </w:r>
          </w:hyperlink>
        </w:p>
        <w:p w14:paraId="3CDB1639" w14:textId="251D124A" w:rsidR="00D725D8" w:rsidRDefault="00D725D8">
          <w:pPr>
            <w:pStyle w:val="TOC1"/>
            <w:rPr>
              <w:rFonts w:cstheme="minorBidi"/>
              <w:noProof/>
            </w:rPr>
          </w:pPr>
          <w:hyperlink w:anchor="_Toc119580998" w:history="1">
            <w:r w:rsidRPr="007E41AD">
              <w:rPr>
                <w:rStyle w:val="Hyperlink"/>
                <w:noProof/>
                <w:w w:val="99"/>
              </w:rPr>
              <w:t>2.3</w:t>
            </w:r>
            <w:r>
              <w:rPr>
                <w:rFonts w:cstheme="minorBidi"/>
                <w:noProof/>
              </w:rPr>
              <w:tab/>
            </w:r>
            <w:r w:rsidRPr="007E41AD">
              <w:rPr>
                <w:rStyle w:val="Hyperlink"/>
                <w:noProof/>
              </w:rPr>
              <w:t>Software Flow</w:t>
            </w:r>
            <w:r>
              <w:rPr>
                <w:noProof/>
                <w:webHidden/>
              </w:rPr>
              <w:tab/>
            </w:r>
            <w:r>
              <w:rPr>
                <w:noProof/>
                <w:webHidden/>
              </w:rPr>
              <w:fldChar w:fldCharType="begin"/>
            </w:r>
            <w:r>
              <w:rPr>
                <w:noProof/>
                <w:webHidden/>
              </w:rPr>
              <w:instrText xml:space="preserve"> PAGEREF _Toc119580998 \h </w:instrText>
            </w:r>
            <w:r>
              <w:rPr>
                <w:noProof/>
                <w:webHidden/>
              </w:rPr>
            </w:r>
            <w:r>
              <w:rPr>
                <w:noProof/>
                <w:webHidden/>
              </w:rPr>
              <w:fldChar w:fldCharType="separate"/>
            </w:r>
            <w:r>
              <w:rPr>
                <w:noProof/>
                <w:webHidden/>
              </w:rPr>
              <w:t>20</w:t>
            </w:r>
            <w:r>
              <w:rPr>
                <w:noProof/>
                <w:webHidden/>
              </w:rPr>
              <w:fldChar w:fldCharType="end"/>
            </w:r>
          </w:hyperlink>
        </w:p>
        <w:p w14:paraId="3BF05403" w14:textId="47A30FD5" w:rsidR="00D725D8" w:rsidRDefault="00D725D8">
          <w:pPr>
            <w:pStyle w:val="TOC1"/>
            <w:rPr>
              <w:rFonts w:cstheme="minorBidi"/>
              <w:noProof/>
            </w:rPr>
          </w:pPr>
          <w:hyperlink w:anchor="_Toc119581004" w:history="1">
            <w:r w:rsidRPr="007E41AD">
              <w:rPr>
                <w:rStyle w:val="Hyperlink"/>
                <w:noProof/>
              </w:rPr>
              <w:t>2.3.1.</w:t>
            </w:r>
            <w:r>
              <w:rPr>
                <w:rFonts w:cstheme="minorBidi"/>
                <w:noProof/>
              </w:rPr>
              <w:tab/>
            </w:r>
            <w:r w:rsidRPr="007E41AD">
              <w:rPr>
                <w:rStyle w:val="Hyperlink"/>
                <w:noProof/>
              </w:rPr>
              <w:t>Heart Rate</w:t>
            </w:r>
            <w:r>
              <w:rPr>
                <w:noProof/>
                <w:webHidden/>
              </w:rPr>
              <w:tab/>
            </w:r>
            <w:r>
              <w:rPr>
                <w:noProof/>
                <w:webHidden/>
              </w:rPr>
              <w:fldChar w:fldCharType="begin"/>
            </w:r>
            <w:r>
              <w:rPr>
                <w:noProof/>
                <w:webHidden/>
              </w:rPr>
              <w:instrText xml:space="preserve"> PAGEREF _Toc119581004 \h </w:instrText>
            </w:r>
            <w:r>
              <w:rPr>
                <w:noProof/>
                <w:webHidden/>
              </w:rPr>
            </w:r>
            <w:r>
              <w:rPr>
                <w:noProof/>
                <w:webHidden/>
              </w:rPr>
              <w:fldChar w:fldCharType="separate"/>
            </w:r>
            <w:r>
              <w:rPr>
                <w:noProof/>
                <w:webHidden/>
              </w:rPr>
              <w:t>20</w:t>
            </w:r>
            <w:r>
              <w:rPr>
                <w:noProof/>
                <w:webHidden/>
              </w:rPr>
              <w:fldChar w:fldCharType="end"/>
            </w:r>
          </w:hyperlink>
        </w:p>
        <w:p w14:paraId="0DD3BFA0" w14:textId="1919E966" w:rsidR="00D725D8" w:rsidRDefault="00D725D8">
          <w:pPr>
            <w:pStyle w:val="TOC1"/>
            <w:rPr>
              <w:rFonts w:cstheme="minorBidi"/>
              <w:noProof/>
            </w:rPr>
          </w:pPr>
          <w:hyperlink w:anchor="_Toc119581005" w:history="1">
            <w:r w:rsidRPr="007E41AD">
              <w:rPr>
                <w:rStyle w:val="Hyperlink"/>
                <w:noProof/>
              </w:rPr>
              <w:t>2.3.2.</w:t>
            </w:r>
            <w:r>
              <w:rPr>
                <w:rFonts w:cstheme="minorBidi"/>
                <w:noProof/>
              </w:rPr>
              <w:tab/>
            </w:r>
            <w:r w:rsidRPr="007E41AD">
              <w:rPr>
                <w:rStyle w:val="Hyperlink"/>
                <w:noProof/>
              </w:rPr>
              <w:t>GSR</w:t>
            </w:r>
            <w:r>
              <w:rPr>
                <w:noProof/>
                <w:webHidden/>
              </w:rPr>
              <w:tab/>
            </w:r>
            <w:r>
              <w:rPr>
                <w:noProof/>
                <w:webHidden/>
              </w:rPr>
              <w:fldChar w:fldCharType="begin"/>
            </w:r>
            <w:r>
              <w:rPr>
                <w:noProof/>
                <w:webHidden/>
              </w:rPr>
              <w:instrText xml:space="preserve"> PAGEREF _Toc119581005 \h </w:instrText>
            </w:r>
            <w:r>
              <w:rPr>
                <w:noProof/>
                <w:webHidden/>
              </w:rPr>
            </w:r>
            <w:r>
              <w:rPr>
                <w:noProof/>
                <w:webHidden/>
              </w:rPr>
              <w:fldChar w:fldCharType="separate"/>
            </w:r>
            <w:r>
              <w:rPr>
                <w:noProof/>
                <w:webHidden/>
              </w:rPr>
              <w:t>21</w:t>
            </w:r>
            <w:r>
              <w:rPr>
                <w:noProof/>
                <w:webHidden/>
              </w:rPr>
              <w:fldChar w:fldCharType="end"/>
            </w:r>
          </w:hyperlink>
        </w:p>
        <w:p w14:paraId="0F6B0A03" w14:textId="39F24657" w:rsidR="00D725D8" w:rsidRDefault="00D725D8">
          <w:pPr>
            <w:pStyle w:val="TOC1"/>
            <w:rPr>
              <w:rFonts w:cstheme="minorBidi"/>
              <w:noProof/>
            </w:rPr>
          </w:pPr>
          <w:hyperlink w:anchor="_Toc119581006" w:history="1">
            <w:r w:rsidRPr="007E41AD">
              <w:rPr>
                <w:rStyle w:val="Hyperlink"/>
                <w:noProof/>
              </w:rPr>
              <w:t>2.3.3.</w:t>
            </w:r>
            <w:r>
              <w:rPr>
                <w:rFonts w:cstheme="minorBidi"/>
                <w:noProof/>
              </w:rPr>
              <w:tab/>
            </w:r>
            <w:r w:rsidRPr="007E41AD">
              <w:rPr>
                <w:rStyle w:val="Hyperlink"/>
                <w:noProof/>
              </w:rPr>
              <w:t>Temperature</w:t>
            </w:r>
            <w:r>
              <w:rPr>
                <w:noProof/>
                <w:webHidden/>
              </w:rPr>
              <w:tab/>
            </w:r>
            <w:r>
              <w:rPr>
                <w:noProof/>
                <w:webHidden/>
              </w:rPr>
              <w:fldChar w:fldCharType="begin"/>
            </w:r>
            <w:r>
              <w:rPr>
                <w:noProof/>
                <w:webHidden/>
              </w:rPr>
              <w:instrText xml:space="preserve"> PAGEREF _Toc119581006 \h </w:instrText>
            </w:r>
            <w:r>
              <w:rPr>
                <w:noProof/>
                <w:webHidden/>
              </w:rPr>
            </w:r>
            <w:r>
              <w:rPr>
                <w:noProof/>
                <w:webHidden/>
              </w:rPr>
              <w:fldChar w:fldCharType="separate"/>
            </w:r>
            <w:r>
              <w:rPr>
                <w:noProof/>
                <w:webHidden/>
              </w:rPr>
              <w:t>22</w:t>
            </w:r>
            <w:r>
              <w:rPr>
                <w:noProof/>
                <w:webHidden/>
              </w:rPr>
              <w:fldChar w:fldCharType="end"/>
            </w:r>
          </w:hyperlink>
        </w:p>
        <w:p w14:paraId="186BC100" w14:textId="093AC8C8" w:rsidR="00D725D8" w:rsidRDefault="00D725D8">
          <w:pPr>
            <w:pStyle w:val="TOC1"/>
            <w:rPr>
              <w:rFonts w:cstheme="minorBidi"/>
              <w:noProof/>
            </w:rPr>
          </w:pPr>
          <w:hyperlink w:anchor="_Toc119581015" w:history="1">
            <w:r w:rsidRPr="007E41AD">
              <w:rPr>
                <w:rStyle w:val="Hyperlink"/>
                <w:noProof/>
              </w:rPr>
              <w:t>2.3.4.</w:t>
            </w:r>
            <w:r>
              <w:rPr>
                <w:rFonts w:cstheme="minorBidi"/>
                <w:noProof/>
              </w:rPr>
              <w:tab/>
            </w:r>
            <w:r w:rsidRPr="007E41AD">
              <w:rPr>
                <w:rStyle w:val="Hyperlink"/>
                <w:noProof/>
              </w:rPr>
              <w:t>OLED Display</w:t>
            </w:r>
            <w:r>
              <w:rPr>
                <w:noProof/>
                <w:webHidden/>
              </w:rPr>
              <w:tab/>
            </w:r>
            <w:r>
              <w:rPr>
                <w:noProof/>
                <w:webHidden/>
              </w:rPr>
              <w:fldChar w:fldCharType="begin"/>
            </w:r>
            <w:r>
              <w:rPr>
                <w:noProof/>
                <w:webHidden/>
              </w:rPr>
              <w:instrText xml:space="preserve"> PAGEREF _Toc119581015 \h </w:instrText>
            </w:r>
            <w:r>
              <w:rPr>
                <w:noProof/>
                <w:webHidden/>
              </w:rPr>
            </w:r>
            <w:r>
              <w:rPr>
                <w:noProof/>
                <w:webHidden/>
              </w:rPr>
              <w:fldChar w:fldCharType="separate"/>
            </w:r>
            <w:r>
              <w:rPr>
                <w:noProof/>
                <w:webHidden/>
              </w:rPr>
              <w:t>23</w:t>
            </w:r>
            <w:r>
              <w:rPr>
                <w:noProof/>
                <w:webHidden/>
              </w:rPr>
              <w:fldChar w:fldCharType="end"/>
            </w:r>
          </w:hyperlink>
        </w:p>
        <w:p w14:paraId="78D7E168" w14:textId="4F1F6D78" w:rsidR="00D725D8" w:rsidRDefault="00D725D8">
          <w:pPr>
            <w:pStyle w:val="TOC1"/>
            <w:rPr>
              <w:rFonts w:cstheme="minorBidi"/>
              <w:noProof/>
            </w:rPr>
          </w:pPr>
          <w:hyperlink w:anchor="_Toc119581016" w:history="1">
            <w:r w:rsidRPr="007E41AD">
              <w:rPr>
                <w:rStyle w:val="Hyperlink"/>
                <w:noProof/>
                <w:w w:val="99"/>
              </w:rPr>
              <w:t>3.</w:t>
            </w:r>
            <w:r>
              <w:rPr>
                <w:rFonts w:cstheme="minorBidi"/>
                <w:noProof/>
              </w:rPr>
              <w:tab/>
            </w:r>
            <w:r w:rsidRPr="007E41AD">
              <w:rPr>
                <w:rStyle w:val="Hyperlink"/>
                <w:noProof/>
              </w:rPr>
              <w:t>Implementation</w:t>
            </w:r>
            <w:r>
              <w:rPr>
                <w:noProof/>
                <w:webHidden/>
              </w:rPr>
              <w:tab/>
            </w:r>
            <w:r>
              <w:rPr>
                <w:noProof/>
                <w:webHidden/>
              </w:rPr>
              <w:fldChar w:fldCharType="begin"/>
            </w:r>
            <w:r>
              <w:rPr>
                <w:noProof/>
                <w:webHidden/>
              </w:rPr>
              <w:instrText xml:space="preserve"> PAGEREF _Toc119581016 \h </w:instrText>
            </w:r>
            <w:r>
              <w:rPr>
                <w:noProof/>
                <w:webHidden/>
              </w:rPr>
            </w:r>
            <w:r>
              <w:rPr>
                <w:noProof/>
                <w:webHidden/>
              </w:rPr>
              <w:fldChar w:fldCharType="separate"/>
            </w:r>
            <w:r>
              <w:rPr>
                <w:noProof/>
                <w:webHidden/>
              </w:rPr>
              <w:t>25</w:t>
            </w:r>
            <w:r>
              <w:rPr>
                <w:noProof/>
                <w:webHidden/>
              </w:rPr>
              <w:fldChar w:fldCharType="end"/>
            </w:r>
          </w:hyperlink>
        </w:p>
        <w:p w14:paraId="0CEF4CC5" w14:textId="13EC3F83" w:rsidR="00D725D8" w:rsidRDefault="00D725D8">
          <w:pPr>
            <w:pStyle w:val="TOC1"/>
            <w:rPr>
              <w:rFonts w:cstheme="minorBidi"/>
              <w:noProof/>
            </w:rPr>
          </w:pPr>
          <w:hyperlink w:anchor="_Toc119581018" w:history="1">
            <w:r w:rsidRPr="007E41AD">
              <w:rPr>
                <w:rStyle w:val="Hyperlink"/>
                <w:noProof/>
                <w:w w:val="99"/>
              </w:rPr>
              <w:t>3.1</w:t>
            </w:r>
            <w:r>
              <w:rPr>
                <w:rFonts w:cstheme="minorBidi"/>
                <w:noProof/>
              </w:rPr>
              <w:tab/>
            </w:r>
            <w:r w:rsidRPr="007E41AD">
              <w:rPr>
                <w:rStyle w:val="Hyperlink"/>
                <w:noProof/>
              </w:rPr>
              <w:t>SoC</w:t>
            </w:r>
            <w:r w:rsidRPr="007E41AD">
              <w:rPr>
                <w:rStyle w:val="Hyperlink"/>
                <w:noProof/>
                <w:spacing w:val="-4"/>
              </w:rPr>
              <w:t xml:space="preserve"> </w:t>
            </w:r>
            <w:r w:rsidRPr="007E41AD">
              <w:rPr>
                <w:rStyle w:val="Hyperlink"/>
                <w:noProof/>
              </w:rPr>
              <w:t>Design</w:t>
            </w:r>
            <w:r>
              <w:rPr>
                <w:noProof/>
                <w:webHidden/>
              </w:rPr>
              <w:tab/>
            </w:r>
            <w:r>
              <w:rPr>
                <w:noProof/>
                <w:webHidden/>
              </w:rPr>
              <w:fldChar w:fldCharType="begin"/>
            </w:r>
            <w:r>
              <w:rPr>
                <w:noProof/>
                <w:webHidden/>
              </w:rPr>
              <w:instrText xml:space="preserve"> PAGEREF _Toc119581018 \h </w:instrText>
            </w:r>
            <w:r>
              <w:rPr>
                <w:noProof/>
                <w:webHidden/>
              </w:rPr>
            </w:r>
            <w:r>
              <w:rPr>
                <w:noProof/>
                <w:webHidden/>
              </w:rPr>
              <w:fldChar w:fldCharType="separate"/>
            </w:r>
            <w:r>
              <w:rPr>
                <w:noProof/>
                <w:webHidden/>
              </w:rPr>
              <w:t>25</w:t>
            </w:r>
            <w:r>
              <w:rPr>
                <w:noProof/>
                <w:webHidden/>
              </w:rPr>
              <w:fldChar w:fldCharType="end"/>
            </w:r>
          </w:hyperlink>
        </w:p>
        <w:p w14:paraId="5360C9F4" w14:textId="2957FE9B" w:rsidR="00D725D8" w:rsidRDefault="00D725D8">
          <w:pPr>
            <w:pStyle w:val="TOC1"/>
            <w:rPr>
              <w:rFonts w:cstheme="minorBidi"/>
              <w:noProof/>
            </w:rPr>
          </w:pPr>
          <w:hyperlink w:anchor="_Toc119581019" w:history="1">
            <w:r w:rsidRPr="007E41AD">
              <w:rPr>
                <w:rStyle w:val="Hyperlink"/>
                <w:noProof/>
                <w:w w:val="99"/>
              </w:rPr>
              <w:t>3.2</w:t>
            </w:r>
            <w:r>
              <w:rPr>
                <w:rFonts w:cstheme="minorBidi"/>
                <w:noProof/>
              </w:rPr>
              <w:tab/>
            </w:r>
            <w:r w:rsidRPr="007E41AD">
              <w:rPr>
                <w:rStyle w:val="Hyperlink"/>
                <w:noProof/>
              </w:rPr>
              <w:t>Constraints</w:t>
            </w:r>
            <w:r>
              <w:rPr>
                <w:noProof/>
                <w:webHidden/>
              </w:rPr>
              <w:tab/>
            </w:r>
            <w:r>
              <w:rPr>
                <w:noProof/>
                <w:webHidden/>
              </w:rPr>
              <w:fldChar w:fldCharType="begin"/>
            </w:r>
            <w:r>
              <w:rPr>
                <w:noProof/>
                <w:webHidden/>
              </w:rPr>
              <w:instrText xml:space="preserve"> PAGEREF _Toc119581019 \h </w:instrText>
            </w:r>
            <w:r>
              <w:rPr>
                <w:noProof/>
                <w:webHidden/>
              </w:rPr>
            </w:r>
            <w:r>
              <w:rPr>
                <w:noProof/>
                <w:webHidden/>
              </w:rPr>
              <w:fldChar w:fldCharType="separate"/>
            </w:r>
            <w:r>
              <w:rPr>
                <w:noProof/>
                <w:webHidden/>
              </w:rPr>
              <w:t>28</w:t>
            </w:r>
            <w:r>
              <w:rPr>
                <w:noProof/>
                <w:webHidden/>
              </w:rPr>
              <w:fldChar w:fldCharType="end"/>
            </w:r>
          </w:hyperlink>
        </w:p>
        <w:p w14:paraId="43306BCF" w14:textId="784B1285" w:rsidR="00D725D8" w:rsidRDefault="00D725D8">
          <w:pPr>
            <w:pStyle w:val="TOC1"/>
            <w:rPr>
              <w:rFonts w:cstheme="minorBidi"/>
              <w:noProof/>
            </w:rPr>
          </w:pPr>
          <w:hyperlink w:anchor="_Toc119581020" w:history="1">
            <w:r w:rsidRPr="007E41AD">
              <w:rPr>
                <w:rStyle w:val="Hyperlink"/>
                <w:noProof/>
                <w:w w:val="99"/>
              </w:rPr>
              <w:t>4.</w:t>
            </w:r>
            <w:r>
              <w:rPr>
                <w:rFonts w:cstheme="minorBidi"/>
                <w:noProof/>
              </w:rPr>
              <w:tab/>
            </w:r>
            <w:r w:rsidRPr="007E41AD">
              <w:rPr>
                <w:rStyle w:val="Hyperlink"/>
                <w:noProof/>
              </w:rPr>
              <w:t>Verification</w:t>
            </w:r>
            <w:r>
              <w:rPr>
                <w:noProof/>
                <w:webHidden/>
              </w:rPr>
              <w:tab/>
            </w:r>
            <w:r>
              <w:rPr>
                <w:noProof/>
                <w:webHidden/>
              </w:rPr>
              <w:fldChar w:fldCharType="begin"/>
            </w:r>
            <w:r>
              <w:rPr>
                <w:noProof/>
                <w:webHidden/>
              </w:rPr>
              <w:instrText xml:space="preserve"> PAGEREF _Toc119581020 \h </w:instrText>
            </w:r>
            <w:r>
              <w:rPr>
                <w:noProof/>
                <w:webHidden/>
              </w:rPr>
            </w:r>
            <w:r>
              <w:rPr>
                <w:noProof/>
                <w:webHidden/>
              </w:rPr>
              <w:fldChar w:fldCharType="separate"/>
            </w:r>
            <w:r>
              <w:rPr>
                <w:noProof/>
                <w:webHidden/>
              </w:rPr>
              <w:t>32</w:t>
            </w:r>
            <w:r>
              <w:rPr>
                <w:noProof/>
                <w:webHidden/>
              </w:rPr>
              <w:fldChar w:fldCharType="end"/>
            </w:r>
          </w:hyperlink>
        </w:p>
        <w:p w14:paraId="33A4B9B2" w14:textId="52FDB055" w:rsidR="00D725D8" w:rsidRDefault="00D725D8">
          <w:pPr>
            <w:pStyle w:val="TOC1"/>
            <w:rPr>
              <w:rFonts w:cstheme="minorBidi"/>
              <w:noProof/>
            </w:rPr>
          </w:pPr>
          <w:hyperlink w:anchor="_Toc119581022" w:history="1">
            <w:r w:rsidRPr="007E41AD">
              <w:rPr>
                <w:rStyle w:val="Hyperlink"/>
                <w:noProof/>
                <w:w w:val="99"/>
              </w:rPr>
              <w:t>4.1</w:t>
            </w:r>
            <w:r>
              <w:rPr>
                <w:rFonts w:cstheme="minorBidi"/>
                <w:noProof/>
              </w:rPr>
              <w:tab/>
            </w:r>
            <w:r w:rsidRPr="007E41AD">
              <w:rPr>
                <w:rStyle w:val="Hyperlink"/>
                <w:noProof/>
              </w:rPr>
              <w:t>MATLAB</w:t>
            </w:r>
            <w:r>
              <w:rPr>
                <w:noProof/>
                <w:webHidden/>
              </w:rPr>
              <w:tab/>
            </w:r>
            <w:r>
              <w:rPr>
                <w:noProof/>
                <w:webHidden/>
              </w:rPr>
              <w:fldChar w:fldCharType="begin"/>
            </w:r>
            <w:r>
              <w:rPr>
                <w:noProof/>
                <w:webHidden/>
              </w:rPr>
              <w:instrText xml:space="preserve"> PAGEREF _Toc119581022 \h </w:instrText>
            </w:r>
            <w:r>
              <w:rPr>
                <w:noProof/>
                <w:webHidden/>
              </w:rPr>
            </w:r>
            <w:r>
              <w:rPr>
                <w:noProof/>
                <w:webHidden/>
              </w:rPr>
              <w:fldChar w:fldCharType="separate"/>
            </w:r>
            <w:r>
              <w:rPr>
                <w:noProof/>
                <w:webHidden/>
              </w:rPr>
              <w:t>32</w:t>
            </w:r>
            <w:r>
              <w:rPr>
                <w:noProof/>
                <w:webHidden/>
              </w:rPr>
              <w:fldChar w:fldCharType="end"/>
            </w:r>
          </w:hyperlink>
        </w:p>
        <w:p w14:paraId="51749ECE" w14:textId="0E99909C" w:rsidR="00D725D8" w:rsidRDefault="00D725D8">
          <w:pPr>
            <w:pStyle w:val="TOC1"/>
            <w:rPr>
              <w:rFonts w:cstheme="minorBidi"/>
              <w:noProof/>
            </w:rPr>
          </w:pPr>
          <w:hyperlink w:anchor="_Toc119581023" w:history="1">
            <w:r w:rsidRPr="007E41AD">
              <w:rPr>
                <w:rStyle w:val="Hyperlink"/>
                <w:noProof/>
                <w:w w:val="99"/>
              </w:rPr>
              <w:t>4.2</w:t>
            </w:r>
            <w:r>
              <w:rPr>
                <w:rFonts w:cstheme="minorBidi"/>
                <w:noProof/>
              </w:rPr>
              <w:tab/>
            </w:r>
            <w:r w:rsidRPr="007E41AD">
              <w:rPr>
                <w:rStyle w:val="Hyperlink"/>
                <w:noProof/>
              </w:rPr>
              <w:t>Testing Heart Rate</w:t>
            </w:r>
            <w:r>
              <w:rPr>
                <w:noProof/>
                <w:webHidden/>
              </w:rPr>
              <w:tab/>
            </w:r>
            <w:r>
              <w:rPr>
                <w:noProof/>
                <w:webHidden/>
              </w:rPr>
              <w:fldChar w:fldCharType="begin"/>
            </w:r>
            <w:r>
              <w:rPr>
                <w:noProof/>
                <w:webHidden/>
              </w:rPr>
              <w:instrText xml:space="preserve"> PAGEREF _Toc119581023 \h </w:instrText>
            </w:r>
            <w:r>
              <w:rPr>
                <w:noProof/>
                <w:webHidden/>
              </w:rPr>
            </w:r>
            <w:r>
              <w:rPr>
                <w:noProof/>
                <w:webHidden/>
              </w:rPr>
              <w:fldChar w:fldCharType="separate"/>
            </w:r>
            <w:r>
              <w:rPr>
                <w:noProof/>
                <w:webHidden/>
              </w:rPr>
              <w:t>36</w:t>
            </w:r>
            <w:r>
              <w:rPr>
                <w:noProof/>
                <w:webHidden/>
              </w:rPr>
              <w:fldChar w:fldCharType="end"/>
            </w:r>
          </w:hyperlink>
        </w:p>
        <w:p w14:paraId="01FD2712" w14:textId="73DF5A47" w:rsidR="00D725D8" w:rsidRDefault="00D725D8">
          <w:pPr>
            <w:pStyle w:val="TOC1"/>
            <w:rPr>
              <w:rFonts w:cstheme="minorBidi"/>
              <w:noProof/>
            </w:rPr>
          </w:pPr>
          <w:hyperlink w:anchor="_Toc119581024" w:history="1">
            <w:r w:rsidRPr="007E41AD">
              <w:rPr>
                <w:rStyle w:val="Hyperlink"/>
                <w:noProof/>
                <w:w w:val="99"/>
              </w:rPr>
              <w:t>4.3</w:t>
            </w:r>
            <w:r>
              <w:rPr>
                <w:rFonts w:cstheme="minorBidi"/>
                <w:noProof/>
              </w:rPr>
              <w:tab/>
            </w:r>
            <w:r w:rsidRPr="007E41AD">
              <w:rPr>
                <w:rStyle w:val="Hyperlink"/>
                <w:noProof/>
              </w:rPr>
              <w:t>Testing GSR</w:t>
            </w:r>
            <w:r>
              <w:rPr>
                <w:noProof/>
                <w:webHidden/>
              </w:rPr>
              <w:tab/>
            </w:r>
            <w:r>
              <w:rPr>
                <w:noProof/>
                <w:webHidden/>
              </w:rPr>
              <w:fldChar w:fldCharType="begin"/>
            </w:r>
            <w:r>
              <w:rPr>
                <w:noProof/>
                <w:webHidden/>
              </w:rPr>
              <w:instrText xml:space="preserve"> PAGEREF _Toc119581024 \h </w:instrText>
            </w:r>
            <w:r>
              <w:rPr>
                <w:noProof/>
                <w:webHidden/>
              </w:rPr>
            </w:r>
            <w:r>
              <w:rPr>
                <w:noProof/>
                <w:webHidden/>
              </w:rPr>
              <w:fldChar w:fldCharType="separate"/>
            </w:r>
            <w:r>
              <w:rPr>
                <w:noProof/>
                <w:webHidden/>
              </w:rPr>
              <w:t>36</w:t>
            </w:r>
            <w:r>
              <w:rPr>
                <w:noProof/>
                <w:webHidden/>
              </w:rPr>
              <w:fldChar w:fldCharType="end"/>
            </w:r>
          </w:hyperlink>
        </w:p>
        <w:p w14:paraId="67D09608" w14:textId="1A296F1F" w:rsidR="00D725D8" w:rsidRDefault="00D725D8">
          <w:pPr>
            <w:pStyle w:val="TOC1"/>
            <w:rPr>
              <w:rFonts w:cstheme="minorBidi"/>
              <w:noProof/>
            </w:rPr>
          </w:pPr>
          <w:hyperlink w:anchor="_Toc119581025" w:history="1">
            <w:r w:rsidRPr="007E41AD">
              <w:rPr>
                <w:rStyle w:val="Hyperlink"/>
                <w:noProof/>
                <w:w w:val="99"/>
              </w:rPr>
              <w:t>4.4</w:t>
            </w:r>
            <w:r>
              <w:rPr>
                <w:rFonts w:cstheme="minorBidi"/>
                <w:noProof/>
              </w:rPr>
              <w:tab/>
            </w:r>
            <w:r w:rsidRPr="007E41AD">
              <w:rPr>
                <w:rStyle w:val="Hyperlink"/>
                <w:noProof/>
              </w:rPr>
              <w:t>Testing Temperature</w:t>
            </w:r>
            <w:r>
              <w:rPr>
                <w:noProof/>
                <w:webHidden/>
              </w:rPr>
              <w:tab/>
            </w:r>
            <w:r>
              <w:rPr>
                <w:noProof/>
                <w:webHidden/>
              </w:rPr>
              <w:fldChar w:fldCharType="begin"/>
            </w:r>
            <w:r>
              <w:rPr>
                <w:noProof/>
                <w:webHidden/>
              </w:rPr>
              <w:instrText xml:space="preserve"> PAGEREF _Toc119581025 \h </w:instrText>
            </w:r>
            <w:r>
              <w:rPr>
                <w:noProof/>
                <w:webHidden/>
              </w:rPr>
            </w:r>
            <w:r>
              <w:rPr>
                <w:noProof/>
                <w:webHidden/>
              </w:rPr>
              <w:fldChar w:fldCharType="separate"/>
            </w:r>
            <w:r>
              <w:rPr>
                <w:noProof/>
                <w:webHidden/>
              </w:rPr>
              <w:t>37</w:t>
            </w:r>
            <w:r>
              <w:rPr>
                <w:noProof/>
                <w:webHidden/>
              </w:rPr>
              <w:fldChar w:fldCharType="end"/>
            </w:r>
          </w:hyperlink>
        </w:p>
        <w:p w14:paraId="4818AF76" w14:textId="0B843308" w:rsidR="00D725D8" w:rsidRDefault="00D725D8">
          <w:pPr>
            <w:pStyle w:val="TOC1"/>
            <w:rPr>
              <w:rFonts w:cstheme="minorBidi"/>
              <w:noProof/>
            </w:rPr>
          </w:pPr>
          <w:hyperlink w:anchor="_Toc119581026" w:history="1">
            <w:r w:rsidRPr="007E41AD">
              <w:rPr>
                <w:rStyle w:val="Hyperlink"/>
                <w:noProof/>
                <w:w w:val="99"/>
              </w:rPr>
              <w:t>4.5</w:t>
            </w:r>
            <w:r>
              <w:rPr>
                <w:rFonts w:cstheme="minorBidi"/>
                <w:noProof/>
              </w:rPr>
              <w:tab/>
            </w:r>
            <w:r w:rsidRPr="007E41AD">
              <w:rPr>
                <w:rStyle w:val="Hyperlink"/>
                <w:noProof/>
              </w:rPr>
              <w:t>Testing OLED Display</w:t>
            </w:r>
            <w:r>
              <w:rPr>
                <w:noProof/>
                <w:webHidden/>
              </w:rPr>
              <w:tab/>
            </w:r>
            <w:r>
              <w:rPr>
                <w:noProof/>
                <w:webHidden/>
              </w:rPr>
              <w:fldChar w:fldCharType="begin"/>
            </w:r>
            <w:r>
              <w:rPr>
                <w:noProof/>
                <w:webHidden/>
              </w:rPr>
              <w:instrText xml:space="preserve"> PAGEREF _Toc119581026 \h </w:instrText>
            </w:r>
            <w:r>
              <w:rPr>
                <w:noProof/>
                <w:webHidden/>
              </w:rPr>
            </w:r>
            <w:r>
              <w:rPr>
                <w:noProof/>
                <w:webHidden/>
              </w:rPr>
              <w:fldChar w:fldCharType="separate"/>
            </w:r>
            <w:r>
              <w:rPr>
                <w:noProof/>
                <w:webHidden/>
              </w:rPr>
              <w:t>37</w:t>
            </w:r>
            <w:r>
              <w:rPr>
                <w:noProof/>
                <w:webHidden/>
              </w:rPr>
              <w:fldChar w:fldCharType="end"/>
            </w:r>
          </w:hyperlink>
        </w:p>
        <w:p w14:paraId="76102AB0" w14:textId="286CE26A" w:rsidR="00D725D8" w:rsidRDefault="00D725D8">
          <w:pPr>
            <w:pStyle w:val="TOC1"/>
            <w:rPr>
              <w:rFonts w:cstheme="minorBidi"/>
              <w:noProof/>
            </w:rPr>
          </w:pPr>
          <w:hyperlink w:anchor="_Toc119581035" w:history="1">
            <w:r w:rsidRPr="007E41AD">
              <w:rPr>
                <w:rStyle w:val="Hyperlink"/>
                <w:noProof/>
                <w:w w:val="99"/>
              </w:rPr>
              <w:t>4.6</w:t>
            </w:r>
            <w:r>
              <w:rPr>
                <w:rFonts w:cstheme="minorBidi"/>
                <w:noProof/>
              </w:rPr>
              <w:tab/>
            </w:r>
            <w:r w:rsidRPr="007E41AD">
              <w:rPr>
                <w:rStyle w:val="Hyperlink"/>
                <w:noProof/>
              </w:rPr>
              <w:t>Results</w:t>
            </w:r>
            <w:r>
              <w:rPr>
                <w:noProof/>
                <w:webHidden/>
              </w:rPr>
              <w:tab/>
            </w:r>
            <w:r>
              <w:rPr>
                <w:noProof/>
                <w:webHidden/>
              </w:rPr>
              <w:fldChar w:fldCharType="begin"/>
            </w:r>
            <w:r>
              <w:rPr>
                <w:noProof/>
                <w:webHidden/>
              </w:rPr>
              <w:instrText xml:space="preserve"> PAGEREF _Toc119581035 \h </w:instrText>
            </w:r>
            <w:r>
              <w:rPr>
                <w:noProof/>
                <w:webHidden/>
              </w:rPr>
            </w:r>
            <w:r>
              <w:rPr>
                <w:noProof/>
                <w:webHidden/>
              </w:rPr>
              <w:fldChar w:fldCharType="separate"/>
            </w:r>
            <w:r>
              <w:rPr>
                <w:noProof/>
                <w:webHidden/>
              </w:rPr>
              <w:t>38</w:t>
            </w:r>
            <w:r>
              <w:rPr>
                <w:noProof/>
                <w:webHidden/>
              </w:rPr>
              <w:fldChar w:fldCharType="end"/>
            </w:r>
          </w:hyperlink>
        </w:p>
        <w:p w14:paraId="6542A68F" w14:textId="5828F0BF" w:rsidR="00D725D8" w:rsidRDefault="00D725D8">
          <w:pPr>
            <w:pStyle w:val="TOC1"/>
            <w:rPr>
              <w:rFonts w:cstheme="minorBidi"/>
              <w:noProof/>
            </w:rPr>
          </w:pPr>
          <w:hyperlink w:anchor="_Toc119581036" w:history="1">
            <w:r w:rsidRPr="007E41AD">
              <w:rPr>
                <w:rStyle w:val="Hyperlink"/>
                <w:noProof/>
                <w:w w:val="99"/>
              </w:rPr>
              <w:t>4.7</w:t>
            </w:r>
            <w:r>
              <w:rPr>
                <w:rFonts w:cstheme="minorBidi"/>
                <w:noProof/>
              </w:rPr>
              <w:tab/>
            </w:r>
            <w:r w:rsidRPr="007E41AD">
              <w:rPr>
                <w:rStyle w:val="Hyperlink"/>
                <w:noProof/>
              </w:rPr>
              <w:t>Earlier Prototype</w:t>
            </w:r>
            <w:r>
              <w:rPr>
                <w:noProof/>
                <w:webHidden/>
              </w:rPr>
              <w:tab/>
            </w:r>
            <w:r>
              <w:rPr>
                <w:noProof/>
                <w:webHidden/>
              </w:rPr>
              <w:fldChar w:fldCharType="begin"/>
            </w:r>
            <w:r>
              <w:rPr>
                <w:noProof/>
                <w:webHidden/>
              </w:rPr>
              <w:instrText xml:space="preserve"> PAGEREF _Toc119581036 \h </w:instrText>
            </w:r>
            <w:r>
              <w:rPr>
                <w:noProof/>
                <w:webHidden/>
              </w:rPr>
            </w:r>
            <w:r>
              <w:rPr>
                <w:noProof/>
                <w:webHidden/>
              </w:rPr>
              <w:fldChar w:fldCharType="separate"/>
            </w:r>
            <w:r>
              <w:rPr>
                <w:noProof/>
                <w:webHidden/>
              </w:rPr>
              <w:t>39</w:t>
            </w:r>
            <w:r>
              <w:rPr>
                <w:noProof/>
                <w:webHidden/>
              </w:rPr>
              <w:fldChar w:fldCharType="end"/>
            </w:r>
          </w:hyperlink>
        </w:p>
        <w:p w14:paraId="48FCA945" w14:textId="3AA0B8B4" w:rsidR="00D725D8" w:rsidRDefault="00D725D8">
          <w:pPr>
            <w:pStyle w:val="TOC1"/>
            <w:rPr>
              <w:rFonts w:cstheme="minorBidi"/>
              <w:noProof/>
            </w:rPr>
          </w:pPr>
          <w:hyperlink w:anchor="_Toc119581037" w:history="1">
            <w:r w:rsidRPr="007E41AD">
              <w:rPr>
                <w:rStyle w:val="Hyperlink"/>
                <w:noProof/>
                <w:w w:val="99"/>
              </w:rPr>
              <w:t>5.</w:t>
            </w:r>
            <w:r>
              <w:rPr>
                <w:rFonts w:cstheme="minorBidi"/>
                <w:noProof/>
              </w:rPr>
              <w:tab/>
            </w:r>
            <w:r w:rsidRPr="007E41AD">
              <w:rPr>
                <w:rStyle w:val="Hyperlink"/>
                <w:noProof/>
              </w:rPr>
              <w:t>Future Work</w:t>
            </w:r>
            <w:r>
              <w:rPr>
                <w:noProof/>
                <w:webHidden/>
              </w:rPr>
              <w:tab/>
            </w:r>
            <w:r>
              <w:rPr>
                <w:noProof/>
                <w:webHidden/>
              </w:rPr>
              <w:fldChar w:fldCharType="begin"/>
            </w:r>
            <w:r>
              <w:rPr>
                <w:noProof/>
                <w:webHidden/>
              </w:rPr>
              <w:instrText xml:space="preserve"> PAGEREF _Toc119581037 \h </w:instrText>
            </w:r>
            <w:r>
              <w:rPr>
                <w:noProof/>
                <w:webHidden/>
              </w:rPr>
            </w:r>
            <w:r>
              <w:rPr>
                <w:noProof/>
                <w:webHidden/>
              </w:rPr>
              <w:fldChar w:fldCharType="separate"/>
            </w:r>
            <w:r>
              <w:rPr>
                <w:noProof/>
                <w:webHidden/>
              </w:rPr>
              <w:t>41</w:t>
            </w:r>
            <w:r>
              <w:rPr>
                <w:noProof/>
                <w:webHidden/>
              </w:rPr>
              <w:fldChar w:fldCharType="end"/>
            </w:r>
          </w:hyperlink>
        </w:p>
        <w:p w14:paraId="1FF6966F" w14:textId="107A488F" w:rsidR="00D725D8" w:rsidRDefault="00D725D8">
          <w:pPr>
            <w:pStyle w:val="TOC1"/>
            <w:rPr>
              <w:rFonts w:cstheme="minorBidi"/>
              <w:noProof/>
            </w:rPr>
          </w:pPr>
          <w:hyperlink w:anchor="_Toc119581039" w:history="1">
            <w:r w:rsidRPr="007E41AD">
              <w:rPr>
                <w:rStyle w:val="Hyperlink"/>
                <w:noProof/>
                <w:w w:val="99"/>
              </w:rPr>
              <w:t>5.1</w:t>
            </w:r>
            <w:r>
              <w:rPr>
                <w:rFonts w:cstheme="minorBidi"/>
                <w:noProof/>
              </w:rPr>
              <w:tab/>
            </w:r>
            <w:r w:rsidRPr="007E41AD">
              <w:rPr>
                <w:rStyle w:val="Hyperlink"/>
                <w:noProof/>
              </w:rPr>
              <w:t>Bluetooth</w:t>
            </w:r>
            <w:r>
              <w:rPr>
                <w:noProof/>
                <w:webHidden/>
              </w:rPr>
              <w:tab/>
            </w:r>
            <w:r>
              <w:rPr>
                <w:noProof/>
                <w:webHidden/>
              </w:rPr>
              <w:fldChar w:fldCharType="begin"/>
            </w:r>
            <w:r>
              <w:rPr>
                <w:noProof/>
                <w:webHidden/>
              </w:rPr>
              <w:instrText xml:space="preserve"> PAGEREF _Toc119581039 \h </w:instrText>
            </w:r>
            <w:r>
              <w:rPr>
                <w:noProof/>
                <w:webHidden/>
              </w:rPr>
            </w:r>
            <w:r>
              <w:rPr>
                <w:noProof/>
                <w:webHidden/>
              </w:rPr>
              <w:fldChar w:fldCharType="separate"/>
            </w:r>
            <w:r>
              <w:rPr>
                <w:noProof/>
                <w:webHidden/>
              </w:rPr>
              <w:t>41</w:t>
            </w:r>
            <w:r>
              <w:rPr>
                <w:noProof/>
                <w:webHidden/>
              </w:rPr>
              <w:fldChar w:fldCharType="end"/>
            </w:r>
          </w:hyperlink>
        </w:p>
        <w:p w14:paraId="51F5D60C" w14:textId="59130035" w:rsidR="00D725D8" w:rsidRDefault="00D725D8">
          <w:pPr>
            <w:pStyle w:val="TOC1"/>
            <w:rPr>
              <w:rFonts w:cstheme="minorBidi"/>
              <w:noProof/>
            </w:rPr>
          </w:pPr>
          <w:hyperlink w:anchor="_Toc119581040" w:history="1">
            <w:r w:rsidRPr="007E41AD">
              <w:rPr>
                <w:rStyle w:val="Hyperlink"/>
                <w:noProof/>
                <w:w w:val="99"/>
              </w:rPr>
              <w:t>5.2</w:t>
            </w:r>
            <w:r>
              <w:rPr>
                <w:rFonts w:cstheme="minorBidi"/>
                <w:noProof/>
              </w:rPr>
              <w:tab/>
            </w:r>
            <w:r w:rsidRPr="007E41AD">
              <w:rPr>
                <w:rStyle w:val="Hyperlink"/>
                <w:noProof/>
              </w:rPr>
              <w:t>WIFI</w:t>
            </w:r>
            <w:r>
              <w:rPr>
                <w:noProof/>
                <w:webHidden/>
              </w:rPr>
              <w:tab/>
            </w:r>
            <w:r>
              <w:rPr>
                <w:noProof/>
                <w:webHidden/>
              </w:rPr>
              <w:fldChar w:fldCharType="begin"/>
            </w:r>
            <w:r>
              <w:rPr>
                <w:noProof/>
                <w:webHidden/>
              </w:rPr>
              <w:instrText xml:space="preserve"> PAGEREF _Toc119581040 \h </w:instrText>
            </w:r>
            <w:r>
              <w:rPr>
                <w:noProof/>
                <w:webHidden/>
              </w:rPr>
            </w:r>
            <w:r>
              <w:rPr>
                <w:noProof/>
                <w:webHidden/>
              </w:rPr>
              <w:fldChar w:fldCharType="separate"/>
            </w:r>
            <w:r>
              <w:rPr>
                <w:noProof/>
                <w:webHidden/>
              </w:rPr>
              <w:t>41</w:t>
            </w:r>
            <w:r>
              <w:rPr>
                <w:noProof/>
                <w:webHidden/>
              </w:rPr>
              <w:fldChar w:fldCharType="end"/>
            </w:r>
          </w:hyperlink>
        </w:p>
        <w:p w14:paraId="5F216D43" w14:textId="6B0BAA53" w:rsidR="00D725D8" w:rsidRDefault="00D725D8">
          <w:pPr>
            <w:pStyle w:val="TOC1"/>
            <w:rPr>
              <w:rFonts w:cstheme="minorBidi"/>
              <w:noProof/>
            </w:rPr>
          </w:pPr>
          <w:hyperlink w:anchor="_Toc119581041" w:history="1">
            <w:r w:rsidRPr="007E41AD">
              <w:rPr>
                <w:rStyle w:val="Hyperlink"/>
                <w:noProof/>
                <w:w w:val="99"/>
              </w:rPr>
              <w:t>5.3</w:t>
            </w:r>
            <w:r>
              <w:rPr>
                <w:rFonts w:cstheme="minorBidi"/>
                <w:noProof/>
              </w:rPr>
              <w:tab/>
            </w:r>
            <w:r w:rsidRPr="007E41AD">
              <w:rPr>
                <w:rStyle w:val="Hyperlink"/>
                <w:noProof/>
              </w:rPr>
              <w:t>BPM Algorithm</w:t>
            </w:r>
            <w:r>
              <w:rPr>
                <w:noProof/>
                <w:webHidden/>
              </w:rPr>
              <w:tab/>
            </w:r>
            <w:r>
              <w:rPr>
                <w:noProof/>
                <w:webHidden/>
              </w:rPr>
              <w:fldChar w:fldCharType="begin"/>
            </w:r>
            <w:r>
              <w:rPr>
                <w:noProof/>
                <w:webHidden/>
              </w:rPr>
              <w:instrText xml:space="preserve"> PAGEREF _Toc119581041 \h </w:instrText>
            </w:r>
            <w:r>
              <w:rPr>
                <w:noProof/>
                <w:webHidden/>
              </w:rPr>
            </w:r>
            <w:r>
              <w:rPr>
                <w:noProof/>
                <w:webHidden/>
              </w:rPr>
              <w:fldChar w:fldCharType="separate"/>
            </w:r>
            <w:r>
              <w:rPr>
                <w:noProof/>
                <w:webHidden/>
              </w:rPr>
              <w:t>41</w:t>
            </w:r>
            <w:r>
              <w:rPr>
                <w:noProof/>
                <w:webHidden/>
              </w:rPr>
              <w:fldChar w:fldCharType="end"/>
            </w:r>
          </w:hyperlink>
        </w:p>
        <w:p w14:paraId="20699A8E" w14:textId="4F900E68" w:rsidR="00D725D8" w:rsidRDefault="00D725D8">
          <w:pPr>
            <w:pStyle w:val="TOC1"/>
            <w:rPr>
              <w:rFonts w:cstheme="minorBidi"/>
              <w:noProof/>
            </w:rPr>
          </w:pPr>
          <w:hyperlink w:anchor="_Toc119581048" w:history="1">
            <w:r w:rsidRPr="007E41AD">
              <w:rPr>
                <w:rStyle w:val="Hyperlink"/>
                <w:noProof/>
              </w:rPr>
              <w:t>5.3.1.</w:t>
            </w:r>
            <w:r>
              <w:rPr>
                <w:rFonts w:cstheme="minorBidi"/>
                <w:noProof/>
              </w:rPr>
              <w:tab/>
            </w:r>
            <w:r w:rsidRPr="007E41AD">
              <w:rPr>
                <w:rStyle w:val="Hyperlink"/>
                <w:noProof/>
              </w:rPr>
              <w:t>Hardware Filter</w:t>
            </w:r>
            <w:r>
              <w:rPr>
                <w:noProof/>
                <w:webHidden/>
              </w:rPr>
              <w:tab/>
            </w:r>
            <w:r>
              <w:rPr>
                <w:noProof/>
                <w:webHidden/>
              </w:rPr>
              <w:fldChar w:fldCharType="begin"/>
            </w:r>
            <w:r>
              <w:rPr>
                <w:noProof/>
                <w:webHidden/>
              </w:rPr>
              <w:instrText xml:space="preserve"> PAGEREF _Toc119581048 \h </w:instrText>
            </w:r>
            <w:r>
              <w:rPr>
                <w:noProof/>
                <w:webHidden/>
              </w:rPr>
            </w:r>
            <w:r>
              <w:rPr>
                <w:noProof/>
                <w:webHidden/>
              </w:rPr>
              <w:fldChar w:fldCharType="separate"/>
            </w:r>
            <w:r>
              <w:rPr>
                <w:noProof/>
                <w:webHidden/>
              </w:rPr>
              <w:t>41</w:t>
            </w:r>
            <w:r>
              <w:rPr>
                <w:noProof/>
                <w:webHidden/>
              </w:rPr>
              <w:fldChar w:fldCharType="end"/>
            </w:r>
          </w:hyperlink>
        </w:p>
        <w:p w14:paraId="0E5AECB1" w14:textId="67F14E16" w:rsidR="00D725D8" w:rsidRDefault="00D725D8">
          <w:pPr>
            <w:pStyle w:val="TOC1"/>
            <w:rPr>
              <w:rFonts w:cstheme="minorBidi"/>
              <w:noProof/>
            </w:rPr>
          </w:pPr>
          <w:hyperlink w:anchor="_Toc119581049" w:history="1">
            <w:r w:rsidRPr="007E41AD">
              <w:rPr>
                <w:rStyle w:val="Hyperlink"/>
                <w:noProof/>
              </w:rPr>
              <w:t>5.3.2.</w:t>
            </w:r>
            <w:r>
              <w:rPr>
                <w:rFonts w:cstheme="minorBidi"/>
                <w:noProof/>
              </w:rPr>
              <w:tab/>
            </w:r>
            <w:r w:rsidRPr="007E41AD">
              <w:rPr>
                <w:rStyle w:val="Hyperlink"/>
                <w:noProof/>
              </w:rPr>
              <w:t>Circular Buffer</w:t>
            </w:r>
            <w:r>
              <w:rPr>
                <w:noProof/>
                <w:webHidden/>
              </w:rPr>
              <w:tab/>
            </w:r>
            <w:r>
              <w:rPr>
                <w:noProof/>
                <w:webHidden/>
              </w:rPr>
              <w:fldChar w:fldCharType="begin"/>
            </w:r>
            <w:r>
              <w:rPr>
                <w:noProof/>
                <w:webHidden/>
              </w:rPr>
              <w:instrText xml:space="preserve"> PAGEREF _Toc119581049 \h </w:instrText>
            </w:r>
            <w:r>
              <w:rPr>
                <w:noProof/>
                <w:webHidden/>
              </w:rPr>
            </w:r>
            <w:r>
              <w:rPr>
                <w:noProof/>
                <w:webHidden/>
              </w:rPr>
              <w:fldChar w:fldCharType="separate"/>
            </w:r>
            <w:r>
              <w:rPr>
                <w:noProof/>
                <w:webHidden/>
              </w:rPr>
              <w:t>43</w:t>
            </w:r>
            <w:r>
              <w:rPr>
                <w:noProof/>
                <w:webHidden/>
              </w:rPr>
              <w:fldChar w:fldCharType="end"/>
            </w:r>
          </w:hyperlink>
        </w:p>
        <w:p w14:paraId="5136F121" w14:textId="4A7762D6" w:rsidR="00D725D8" w:rsidRDefault="00D725D8">
          <w:pPr>
            <w:pStyle w:val="TOC1"/>
            <w:rPr>
              <w:rFonts w:cstheme="minorBidi"/>
              <w:noProof/>
            </w:rPr>
          </w:pPr>
          <w:hyperlink w:anchor="_Toc119581050" w:history="1">
            <w:r w:rsidRPr="007E41AD">
              <w:rPr>
                <w:rStyle w:val="Hyperlink"/>
                <w:noProof/>
                <w:w w:val="99"/>
              </w:rPr>
              <w:t>5.4</w:t>
            </w:r>
            <w:r>
              <w:rPr>
                <w:rFonts w:cstheme="minorBidi"/>
                <w:noProof/>
              </w:rPr>
              <w:tab/>
            </w:r>
            <w:r w:rsidRPr="007E41AD">
              <w:rPr>
                <w:rStyle w:val="Hyperlink"/>
                <w:noProof/>
              </w:rPr>
              <w:t>Machine Learning</w:t>
            </w:r>
            <w:r>
              <w:rPr>
                <w:noProof/>
                <w:webHidden/>
              </w:rPr>
              <w:tab/>
            </w:r>
            <w:r>
              <w:rPr>
                <w:noProof/>
                <w:webHidden/>
              </w:rPr>
              <w:fldChar w:fldCharType="begin"/>
            </w:r>
            <w:r>
              <w:rPr>
                <w:noProof/>
                <w:webHidden/>
              </w:rPr>
              <w:instrText xml:space="preserve"> PAGEREF _Toc119581050 \h </w:instrText>
            </w:r>
            <w:r>
              <w:rPr>
                <w:noProof/>
                <w:webHidden/>
              </w:rPr>
            </w:r>
            <w:r>
              <w:rPr>
                <w:noProof/>
                <w:webHidden/>
              </w:rPr>
              <w:fldChar w:fldCharType="separate"/>
            </w:r>
            <w:r>
              <w:rPr>
                <w:noProof/>
                <w:webHidden/>
              </w:rPr>
              <w:t>43</w:t>
            </w:r>
            <w:r>
              <w:rPr>
                <w:noProof/>
                <w:webHidden/>
              </w:rPr>
              <w:fldChar w:fldCharType="end"/>
            </w:r>
          </w:hyperlink>
        </w:p>
        <w:p w14:paraId="43CD6CFC" w14:textId="7DEB5069" w:rsidR="00D725D8" w:rsidRDefault="00D725D8">
          <w:pPr>
            <w:pStyle w:val="TOC1"/>
            <w:rPr>
              <w:rFonts w:cstheme="minorBidi"/>
              <w:noProof/>
            </w:rPr>
          </w:pPr>
          <w:hyperlink w:anchor="_Toc119581051" w:history="1">
            <w:r w:rsidRPr="007E41AD">
              <w:rPr>
                <w:rStyle w:val="Hyperlink"/>
                <w:noProof/>
                <w:w w:val="99"/>
              </w:rPr>
              <w:t>5.5</w:t>
            </w:r>
            <w:r>
              <w:rPr>
                <w:rFonts w:cstheme="minorBidi"/>
                <w:noProof/>
              </w:rPr>
              <w:tab/>
            </w:r>
            <w:r w:rsidRPr="007E41AD">
              <w:rPr>
                <w:rStyle w:val="Hyperlink"/>
                <w:noProof/>
              </w:rPr>
              <w:t>Prototype Glove</w:t>
            </w:r>
            <w:r>
              <w:rPr>
                <w:noProof/>
                <w:webHidden/>
              </w:rPr>
              <w:tab/>
            </w:r>
            <w:r>
              <w:rPr>
                <w:noProof/>
                <w:webHidden/>
              </w:rPr>
              <w:fldChar w:fldCharType="begin"/>
            </w:r>
            <w:r>
              <w:rPr>
                <w:noProof/>
                <w:webHidden/>
              </w:rPr>
              <w:instrText xml:space="preserve"> PAGEREF _Toc119581051 \h </w:instrText>
            </w:r>
            <w:r>
              <w:rPr>
                <w:noProof/>
                <w:webHidden/>
              </w:rPr>
            </w:r>
            <w:r>
              <w:rPr>
                <w:noProof/>
                <w:webHidden/>
              </w:rPr>
              <w:fldChar w:fldCharType="separate"/>
            </w:r>
            <w:r>
              <w:rPr>
                <w:noProof/>
                <w:webHidden/>
              </w:rPr>
              <w:t>44</w:t>
            </w:r>
            <w:r>
              <w:rPr>
                <w:noProof/>
                <w:webHidden/>
              </w:rPr>
              <w:fldChar w:fldCharType="end"/>
            </w:r>
          </w:hyperlink>
        </w:p>
        <w:p w14:paraId="3ADACBE6" w14:textId="6FA7114E" w:rsidR="00D725D8" w:rsidRDefault="00D725D8">
          <w:pPr>
            <w:pStyle w:val="TOC1"/>
            <w:rPr>
              <w:rFonts w:cstheme="minorBidi"/>
              <w:noProof/>
            </w:rPr>
          </w:pPr>
          <w:hyperlink w:anchor="_Toc119581052" w:history="1">
            <w:r w:rsidRPr="007E41AD">
              <w:rPr>
                <w:rStyle w:val="Hyperlink"/>
                <w:noProof/>
                <w:w w:val="99"/>
              </w:rPr>
              <w:t>6.</w:t>
            </w:r>
            <w:r>
              <w:rPr>
                <w:rFonts w:cstheme="minorBidi"/>
                <w:noProof/>
              </w:rPr>
              <w:tab/>
            </w:r>
            <w:r w:rsidRPr="007E41AD">
              <w:rPr>
                <w:rStyle w:val="Hyperlink"/>
                <w:noProof/>
              </w:rPr>
              <w:t>Conclusion</w:t>
            </w:r>
            <w:r>
              <w:rPr>
                <w:noProof/>
                <w:webHidden/>
              </w:rPr>
              <w:tab/>
            </w:r>
            <w:r>
              <w:rPr>
                <w:noProof/>
                <w:webHidden/>
              </w:rPr>
              <w:fldChar w:fldCharType="begin"/>
            </w:r>
            <w:r>
              <w:rPr>
                <w:noProof/>
                <w:webHidden/>
              </w:rPr>
              <w:instrText xml:space="preserve"> PAGEREF _Toc119581052 \h </w:instrText>
            </w:r>
            <w:r>
              <w:rPr>
                <w:noProof/>
                <w:webHidden/>
              </w:rPr>
            </w:r>
            <w:r>
              <w:rPr>
                <w:noProof/>
                <w:webHidden/>
              </w:rPr>
              <w:fldChar w:fldCharType="separate"/>
            </w:r>
            <w:r>
              <w:rPr>
                <w:noProof/>
                <w:webHidden/>
              </w:rPr>
              <w:t>45</w:t>
            </w:r>
            <w:r>
              <w:rPr>
                <w:noProof/>
                <w:webHidden/>
              </w:rPr>
              <w:fldChar w:fldCharType="end"/>
            </w:r>
          </w:hyperlink>
        </w:p>
        <w:p w14:paraId="76CD13EA" w14:textId="6A2B735C" w:rsidR="00D725D8" w:rsidRDefault="00D725D8">
          <w:pPr>
            <w:pStyle w:val="TOC1"/>
            <w:rPr>
              <w:rFonts w:cstheme="minorBidi"/>
              <w:noProof/>
            </w:rPr>
          </w:pPr>
          <w:hyperlink w:anchor="_Toc119581053" w:history="1">
            <w:r w:rsidRPr="007E41AD">
              <w:rPr>
                <w:rStyle w:val="Hyperlink"/>
                <w:noProof/>
              </w:rPr>
              <w:t>Bibliography</w:t>
            </w:r>
            <w:r>
              <w:rPr>
                <w:noProof/>
                <w:webHidden/>
              </w:rPr>
              <w:tab/>
            </w:r>
            <w:r>
              <w:rPr>
                <w:noProof/>
                <w:webHidden/>
              </w:rPr>
              <w:fldChar w:fldCharType="begin"/>
            </w:r>
            <w:r>
              <w:rPr>
                <w:noProof/>
                <w:webHidden/>
              </w:rPr>
              <w:instrText xml:space="preserve"> PAGEREF _Toc119581053 \h </w:instrText>
            </w:r>
            <w:r>
              <w:rPr>
                <w:noProof/>
                <w:webHidden/>
              </w:rPr>
            </w:r>
            <w:r>
              <w:rPr>
                <w:noProof/>
                <w:webHidden/>
              </w:rPr>
              <w:fldChar w:fldCharType="separate"/>
            </w:r>
            <w:r>
              <w:rPr>
                <w:noProof/>
                <w:webHidden/>
              </w:rPr>
              <w:t>46</w:t>
            </w:r>
            <w:r>
              <w:rPr>
                <w:noProof/>
                <w:webHidden/>
              </w:rPr>
              <w:fldChar w:fldCharType="end"/>
            </w:r>
          </w:hyperlink>
        </w:p>
        <w:p w14:paraId="3481DE49" w14:textId="124A0D39" w:rsidR="00D725D8" w:rsidRDefault="00D725D8">
          <w:pPr>
            <w:pStyle w:val="TOC1"/>
            <w:rPr>
              <w:rFonts w:cstheme="minorBidi"/>
              <w:noProof/>
            </w:rPr>
          </w:pPr>
          <w:hyperlink w:anchor="_Toc119581054" w:history="1">
            <w:r w:rsidRPr="007E41AD">
              <w:rPr>
                <w:rStyle w:val="Hyperlink"/>
                <w:noProof/>
              </w:rPr>
              <w:t>Appendix</w:t>
            </w:r>
            <w:r w:rsidRPr="007E41AD">
              <w:rPr>
                <w:rStyle w:val="Hyperlink"/>
                <w:noProof/>
                <w:spacing w:val="-14"/>
              </w:rPr>
              <w:t xml:space="preserve"> </w:t>
            </w:r>
            <w:r w:rsidRPr="007E41AD">
              <w:rPr>
                <w:rStyle w:val="Hyperlink"/>
                <w:noProof/>
              </w:rPr>
              <w:t>A: Vitis Source Code</w:t>
            </w:r>
            <w:r>
              <w:rPr>
                <w:noProof/>
                <w:webHidden/>
              </w:rPr>
              <w:tab/>
            </w:r>
            <w:r>
              <w:rPr>
                <w:noProof/>
                <w:webHidden/>
              </w:rPr>
              <w:fldChar w:fldCharType="begin"/>
            </w:r>
            <w:r>
              <w:rPr>
                <w:noProof/>
                <w:webHidden/>
              </w:rPr>
              <w:instrText xml:space="preserve"> PAGEREF _Toc119581054 \h </w:instrText>
            </w:r>
            <w:r>
              <w:rPr>
                <w:noProof/>
                <w:webHidden/>
              </w:rPr>
            </w:r>
            <w:r>
              <w:rPr>
                <w:noProof/>
                <w:webHidden/>
              </w:rPr>
              <w:fldChar w:fldCharType="separate"/>
            </w:r>
            <w:r>
              <w:rPr>
                <w:noProof/>
                <w:webHidden/>
              </w:rPr>
              <w:t>47</w:t>
            </w:r>
            <w:r>
              <w:rPr>
                <w:noProof/>
                <w:webHidden/>
              </w:rPr>
              <w:fldChar w:fldCharType="end"/>
            </w:r>
          </w:hyperlink>
        </w:p>
        <w:p w14:paraId="75396E1C" w14:textId="0B477466" w:rsidR="00D725D8" w:rsidRDefault="00D725D8">
          <w:pPr>
            <w:pStyle w:val="TOC1"/>
            <w:rPr>
              <w:rFonts w:cstheme="minorBidi"/>
              <w:noProof/>
            </w:rPr>
          </w:pPr>
          <w:hyperlink w:anchor="_Toc119581055" w:history="1">
            <w:r w:rsidRPr="007E41AD">
              <w:rPr>
                <w:rStyle w:val="Hyperlink"/>
                <w:noProof/>
              </w:rPr>
              <w:t>Appendix</w:t>
            </w:r>
            <w:r w:rsidRPr="007E41AD">
              <w:rPr>
                <w:rStyle w:val="Hyperlink"/>
                <w:noProof/>
                <w:spacing w:val="-14"/>
              </w:rPr>
              <w:t xml:space="preserve"> </w:t>
            </w:r>
            <w:r w:rsidRPr="007E41AD">
              <w:rPr>
                <w:rStyle w:val="Hyperlink"/>
                <w:noProof/>
              </w:rPr>
              <w:t>B: Vivado Block Design Constraints</w:t>
            </w:r>
            <w:r>
              <w:rPr>
                <w:noProof/>
                <w:webHidden/>
              </w:rPr>
              <w:tab/>
            </w:r>
            <w:r>
              <w:rPr>
                <w:noProof/>
                <w:webHidden/>
              </w:rPr>
              <w:fldChar w:fldCharType="begin"/>
            </w:r>
            <w:r>
              <w:rPr>
                <w:noProof/>
                <w:webHidden/>
              </w:rPr>
              <w:instrText xml:space="preserve"> PAGEREF _Toc119581055 \h </w:instrText>
            </w:r>
            <w:r>
              <w:rPr>
                <w:noProof/>
                <w:webHidden/>
              </w:rPr>
            </w:r>
            <w:r>
              <w:rPr>
                <w:noProof/>
                <w:webHidden/>
              </w:rPr>
              <w:fldChar w:fldCharType="separate"/>
            </w:r>
            <w:r>
              <w:rPr>
                <w:noProof/>
                <w:webHidden/>
              </w:rPr>
              <w:t>54</w:t>
            </w:r>
            <w:r>
              <w:rPr>
                <w:noProof/>
                <w:webHidden/>
              </w:rPr>
              <w:fldChar w:fldCharType="end"/>
            </w:r>
          </w:hyperlink>
        </w:p>
        <w:p w14:paraId="37420EF9" w14:textId="74B695BC" w:rsidR="00D725D8" w:rsidRDefault="00D725D8">
          <w:pPr>
            <w:pStyle w:val="TOC1"/>
            <w:rPr>
              <w:rFonts w:cstheme="minorBidi"/>
              <w:noProof/>
            </w:rPr>
          </w:pPr>
          <w:hyperlink w:anchor="_Toc119581056" w:history="1">
            <w:r w:rsidRPr="007E41AD">
              <w:rPr>
                <w:rStyle w:val="Hyperlink"/>
                <w:noProof/>
              </w:rPr>
              <w:t>Appendix</w:t>
            </w:r>
            <w:r w:rsidRPr="007E41AD">
              <w:rPr>
                <w:rStyle w:val="Hyperlink"/>
                <w:noProof/>
                <w:spacing w:val="-14"/>
              </w:rPr>
              <w:t xml:space="preserve"> </w:t>
            </w:r>
            <w:r w:rsidRPr="007E41AD">
              <w:rPr>
                <w:rStyle w:val="Hyperlink"/>
                <w:noProof/>
              </w:rPr>
              <w:t>C: Sensors w/ OLED Display Vivado Block Design</w:t>
            </w:r>
            <w:r>
              <w:rPr>
                <w:noProof/>
                <w:webHidden/>
              </w:rPr>
              <w:tab/>
            </w:r>
            <w:r>
              <w:rPr>
                <w:noProof/>
                <w:webHidden/>
              </w:rPr>
              <w:fldChar w:fldCharType="begin"/>
            </w:r>
            <w:r>
              <w:rPr>
                <w:noProof/>
                <w:webHidden/>
              </w:rPr>
              <w:instrText xml:space="preserve"> PAGEREF _Toc119581056 \h </w:instrText>
            </w:r>
            <w:r>
              <w:rPr>
                <w:noProof/>
                <w:webHidden/>
              </w:rPr>
            </w:r>
            <w:r>
              <w:rPr>
                <w:noProof/>
                <w:webHidden/>
              </w:rPr>
              <w:fldChar w:fldCharType="separate"/>
            </w:r>
            <w:r>
              <w:rPr>
                <w:noProof/>
                <w:webHidden/>
              </w:rPr>
              <w:t>56</w:t>
            </w:r>
            <w:r>
              <w:rPr>
                <w:noProof/>
                <w:webHidden/>
              </w:rPr>
              <w:fldChar w:fldCharType="end"/>
            </w:r>
          </w:hyperlink>
        </w:p>
        <w:p w14:paraId="7C454863" w14:textId="6FF04F95" w:rsidR="00D725D8" w:rsidRDefault="00D725D8">
          <w:pPr>
            <w:pStyle w:val="TOC1"/>
            <w:rPr>
              <w:rFonts w:cstheme="minorBidi"/>
              <w:noProof/>
            </w:rPr>
          </w:pPr>
          <w:hyperlink w:anchor="_Toc119581057" w:history="1">
            <w:r w:rsidRPr="007E41AD">
              <w:rPr>
                <w:rStyle w:val="Hyperlink"/>
                <w:noProof/>
              </w:rPr>
              <w:t>Appendix</w:t>
            </w:r>
            <w:r w:rsidRPr="007E41AD">
              <w:rPr>
                <w:rStyle w:val="Hyperlink"/>
                <w:noProof/>
                <w:spacing w:val="-14"/>
              </w:rPr>
              <w:t xml:space="preserve"> </w:t>
            </w:r>
            <w:r w:rsidRPr="007E41AD">
              <w:rPr>
                <w:rStyle w:val="Hyperlink"/>
                <w:noProof/>
              </w:rPr>
              <w:t>D: Sensors Vivado Block Design</w:t>
            </w:r>
            <w:r>
              <w:rPr>
                <w:noProof/>
                <w:webHidden/>
              </w:rPr>
              <w:tab/>
            </w:r>
            <w:r>
              <w:rPr>
                <w:noProof/>
                <w:webHidden/>
              </w:rPr>
              <w:fldChar w:fldCharType="begin"/>
            </w:r>
            <w:r>
              <w:rPr>
                <w:noProof/>
                <w:webHidden/>
              </w:rPr>
              <w:instrText xml:space="preserve"> PAGEREF _Toc119581057 \h </w:instrText>
            </w:r>
            <w:r>
              <w:rPr>
                <w:noProof/>
                <w:webHidden/>
              </w:rPr>
            </w:r>
            <w:r>
              <w:rPr>
                <w:noProof/>
                <w:webHidden/>
              </w:rPr>
              <w:fldChar w:fldCharType="separate"/>
            </w:r>
            <w:r>
              <w:rPr>
                <w:noProof/>
                <w:webHidden/>
              </w:rPr>
              <w:t>57</w:t>
            </w:r>
            <w:r>
              <w:rPr>
                <w:noProof/>
                <w:webHidden/>
              </w:rPr>
              <w:fldChar w:fldCharType="end"/>
            </w:r>
          </w:hyperlink>
        </w:p>
        <w:p w14:paraId="08F6E751" w14:textId="2BF4893C" w:rsidR="00D725D8" w:rsidRDefault="00D725D8">
          <w:pPr>
            <w:pStyle w:val="TOC1"/>
            <w:rPr>
              <w:rFonts w:cstheme="minorBidi"/>
              <w:noProof/>
            </w:rPr>
          </w:pPr>
          <w:hyperlink w:anchor="_Toc119581058" w:history="1">
            <w:r w:rsidRPr="007E41AD">
              <w:rPr>
                <w:rStyle w:val="Hyperlink"/>
                <w:noProof/>
              </w:rPr>
              <w:t>Appendix</w:t>
            </w:r>
            <w:r w:rsidRPr="007E41AD">
              <w:rPr>
                <w:rStyle w:val="Hyperlink"/>
                <w:noProof/>
                <w:spacing w:val="-14"/>
              </w:rPr>
              <w:t xml:space="preserve"> </w:t>
            </w:r>
            <w:r w:rsidRPr="007E41AD">
              <w:rPr>
                <w:rStyle w:val="Hyperlink"/>
                <w:noProof/>
              </w:rPr>
              <w:t>E: Sensors w/ stress detection Vivado Block Design</w:t>
            </w:r>
            <w:r>
              <w:rPr>
                <w:noProof/>
                <w:webHidden/>
              </w:rPr>
              <w:tab/>
            </w:r>
            <w:r>
              <w:rPr>
                <w:noProof/>
                <w:webHidden/>
              </w:rPr>
              <w:fldChar w:fldCharType="begin"/>
            </w:r>
            <w:r>
              <w:rPr>
                <w:noProof/>
                <w:webHidden/>
              </w:rPr>
              <w:instrText xml:space="preserve"> PAGEREF _Toc119581058 \h </w:instrText>
            </w:r>
            <w:r>
              <w:rPr>
                <w:noProof/>
                <w:webHidden/>
              </w:rPr>
            </w:r>
            <w:r>
              <w:rPr>
                <w:noProof/>
                <w:webHidden/>
              </w:rPr>
              <w:fldChar w:fldCharType="separate"/>
            </w:r>
            <w:r>
              <w:rPr>
                <w:noProof/>
                <w:webHidden/>
              </w:rPr>
              <w:t>58</w:t>
            </w:r>
            <w:r>
              <w:rPr>
                <w:noProof/>
                <w:webHidden/>
              </w:rPr>
              <w:fldChar w:fldCharType="end"/>
            </w:r>
          </w:hyperlink>
        </w:p>
        <w:p w14:paraId="0314D0E4" w14:textId="6C983CF9" w:rsidR="00D725D8" w:rsidRDefault="00D725D8">
          <w:pPr>
            <w:pStyle w:val="TOC1"/>
            <w:rPr>
              <w:rFonts w:cstheme="minorBidi"/>
              <w:noProof/>
            </w:rPr>
          </w:pPr>
          <w:hyperlink w:anchor="_Toc119581059" w:history="1">
            <w:r w:rsidRPr="007E41AD">
              <w:rPr>
                <w:rStyle w:val="Hyperlink"/>
                <w:noProof/>
              </w:rPr>
              <w:t>Appendix</w:t>
            </w:r>
            <w:r w:rsidRPr="007E41AD">
              <w:rPr>
                <w:rStyle w:val="Hyperlink"/>
                <w:noProof/>
                <w:spacing w:val="-14"/>
              </w:rPr>
              <w:t xml:space="preserve"> </w:t>
            </w:r>
            <w:r w:rsidRPr="007E41AD">
              <w:rPr>
                <w:rStyle w:val="Hyperlink"/>
                <w:noProof/>
              </w:rPr>
              <w:t>F: GitHub Source Code</w:t>
            </w:r>
            <w:r>
              <w:rPr>
                <w:noProof/>
                <w:webHidden/>
              </w:rPr>
              <w:tab/>
            </w:r>
            <w:r>
              <w:rPr>
                <w:noProof/>
                <w:webHidden/>
              </w:rPr>
              <w:fldChar w:fldCharType="begin"/>
            </w:r>
            <w:r>
              <w:rPr>
                <w:noProof/>
                <w:webHidden/>
              </w:rPr>
              <w:instrText xml:space="preserve"> PAGEREF _Toc119581059 \h </w:instrText>
            </w:r>
            <w:r>
              <w:rPr>
                <w:noProof/>
                <w:webHidden/>
              </w:rPr>
            </w:r>
            <w:r>
              <w:rPr>
                <w:noProof/>
                <w:webHidden/>
              </w:rPr>
              <w:fldChar w:fldCharType="separate"/>
            </w:r>
            <w:r>
              <w:rPr>
                <w:noProof/>
                <w:webHidden/>
              </w:rPr>
              <w:t>59</w:t>
            </w:r>
            <w:r>
              <w:rPr>
                <w:noProof/>
                <w:webHidden/>
              </w:rPr>
              <w:fldChar w:fldCharType="end"/>
            </w:r>
          </w:hyperlink>
        </w:p>
        <w:p w14:paraId="0BD17BA2" w14:textId="509E72B9" w:rsidR="000F5203" w:rsidRPr="005F2D46" w:rsidRDefault="000F5203" w:rsidP="00B50F72">
          <w:pPr>
            <w:spacing w:line="360" w:lineRule="auto"/>
            <w:rPr>
              <w:sz w:val="24"/>
              <w:szCs w:val="24"/>
            </w:rPr>
          </w:pPr>
          <w:r w:rsidRPr="00B50F72">
            <w:rPr>
              <w:b/>
              <w:bCs/>
              <w:noProof/>
              <w:sz w:val="24"/>
              <w:szCs w:val="24"/>
            </w:rPr>
            <w:fldChar w:fldCharType="end"/>
          </w:r>
        </w:p>
      </w:sdtContent>
    </w:sdt>
    <w:p w14:paraId="50CBAD97" w14:textId="2DB0F687" w:rsidR="00A46D45" w:rsidRPr="005F2D46" w:rsidRDefault="00A46D45" w:rsidP="00F94AF7">
      <w:pPr>
        <w:pStyle w:val="BodyText"/>
        <w:spacing w:before="0"/>
        <w:ind w:left="1387" w:right="1384"/>
        <w:jc w:val="center"/>
      </w:pPr>
    </w:p>
    <w:p w14:paraId="78EE68FD" w14:textId="77777777" w:rsidR="00A46D45" w:rsidRPr="005F2D46" w:rsidRDefault="00A46D45">
      <w:pPr>
        <w:widowControl/>
        <w:autoSpaceDE/>
        <w:autoSpaceDN/>
        <w:spacing w:after="160" w:line="259" w:lineRule="auto"/>
        <w:rPr>
          <w:sz w:val="24"/>
          <w:szCs w:val="24"/>
        </w:rPr>
      </w:pPr>
      <w:r w:rsidRPr="005F2D46">
        <w:rPr>
          <w:sz w:val="24"/>
          <w:szCs w:val="24"/>
        </w:rPr>
        <w:br w:type="page"/>
      </w:r>
    </w:p>
    <w:p w14:paraId="7E94CE08" w14:textId="77777777" w:rsidR="00763B4E" w:rsidRPr="005F2D46" w:rsidRDefault="00763B4E" w:rsidP="00F94AF7">
      <w:pPr>
        <w:pStyle w:val="BodyText"/>
        <w:spacing w:before="0"/>
        <w:ind w:left="1387" w:right="1384"/>
        <w:jc w:val="center"/>
      </w:pPr>
    </w:p>
    <w:p w14:paraId="0EF8E434" w14:textId="16191C50" w:rsidR="00A46D45" w:rsidRPr="005F2D46" w:rsidRDefault="000811FE" w:rsidP="000811FE">
      <w:pPr>
        <w:tabs>
          <w:tab w:val="left" w:pos="3761"/>
          <w:tab w:val="center" w:pos="4680"/>
        </w:tabs>
        <w:spacing w:line="360" w:lineRule="auto"/>
        <w:rPr>
          <w:sz w:val="24"/>
          <w:szCs w:val="24"/>
        </w:rPr>
      </w:pPr>
      <w:r>
        <w:rPr>
          <w:sz w:val="24"/>
          <w:szCs w:val="24"/>
        </w:rPr>
        <w:tab/>
      </w:r>
      <w:r>
        <w:rPr>
          <w:sz w:val="24"/>
          <w:szCs w:val="24"/>
        </w:rPr>
        <w:tab/>
      </w:r>
      <w:r w:rsidR="00A46D45" w:rsidRPr="005F2D46">
        <w:rPr>
          <w:sz w:val="24"/>
          <w:szCs w:val="24"/>
        </w:rPr>
        <w:t>List of Figures</w:t>
      </w:r>
    </w:p>
    <w:p w14:paraId="2D0BA769" w14:textId="5D68B070" w:rsidR="000811FE" w:rsidRDefault="00C609CF">
      <w:pPr>
        <w:pStyle w:val="TableofFigures"/>
        <w:tabs>
          <w:tab w:val="right" w:leader="dot" w:pos="9350"/>
        </w:tabs>
        <w:rPr>
          <w:rFonts w:asciiTheme="minorHAnsi" w:eastAsiaTheme="minorEastAsia" w:hAnsiTheme="minorHAnsi" w:cstheme="minorBidi"/>
          <w:noProof/>
        </w:rPr>
      </w:pPr>
      <w:r w:rsidRPr="005F2D46">
        <w:rPr>
          <w:sz w:val="24"/>
          <w:szCs w:val="24"/>
        </w:rPr>
        <w:fldChar w:fldCharType="begin"/>
      </w:r>
      <w:r w:rsidRPr="005F2D46">
        <w:rPr>
          <w:sz w:val="24"/>
          <w:szCs w:val="24"/>
        </w:rPr>
        <w:instrText xml:space="preserve"> TOC \h \z \c "Figure" </w:instrText>
      </w:r>
      <w:r w:rsidRPr="005F2D46">
        <w:rPr>
          <w:sz w:val="24"/>
          <w:szCs w:val="24"/>
        </w:rPr>
        <w:fldChar w:fldCharType="separate"/>
      </w:r>
      <w:hyperlink w:anchor="_Toc119577579" w:history="1">
        <w:r w:rsidR="000811FE" w:rsidRPr="007E388E">
          <w:rPr>
            <w:rStyle w:val="Hyperlink"/>
            <w:noProof/>
          </w:rPr>
          <w:t>Figure 1. Pulse Sensor Theory</w:t>
        </w:r>
        <w:r w:rsidR="000811FE">
          <w:rPr>
            <w:noProof/>
            <w:webHidden/>
          </w:rPr>
          <w:tab/>
        </w:r>
        <w:r w:rsidR="000811FE">
          <w:rPr>
            <w:noProof/>
            <w:webHidden/>
          </w:rPr>
          <w:fldChar w:fldCharType="begin"/>
        </w:r>
        <w:r w:rsidR="000811FE">
          <w:rPr>
            <w:noProof/>
            <w:webHidden/>
          </w:rPr>
          <w:instrText xml:space="preserve"> PAGEREF _Toc119577579 \h </w:instrText>
        </w:r>
        <w:r w:rsidR="000811FE">
          <w:rPr>
            <w:noProof/>
            <w:webHidden/>
          </w:rPr>
        </w:r>
        <w:r w:rsidR="000811FE">
          <w:rPr>
            <w:noProof/>
            <w:webHidden/>
          </w:rPr>
          <w:fldChar w:fldCharType="separate"/>
        </w:r>
        <w:r w:rsidR="00D725D8">
          <w:rPr>
            <w:noProof/>
            <w:webHidden/>
          </w:rPr>
          <w:t>2</w:t>
        </w:r>
        <w:r w:rsidR="000811FE">
          <w:rPr>
            <w:noProof/>
            <w:webHidden/>
          </w:rPr>
          <w:fldChar w:fldCharType="end"/>
        </w:r>
      </w:hyperlink>
    </w:p>
    <w:p w14:paraId="33223346" w14:textId="4D076BB9" w:rsidR="000811FE" w:rsidRDefault="000811FE">
      <w:pPr>
        <w:pStyle w:val="TableofFigures"/>
        <w:tabs>
          <w:tab w:val="right" w:leader="dot" w:pos="9350"/>
        </w:tabs>
        <w:rPr>
          <w:rFonts w:asciiTheme="minorHAnsi" w:eastAsiaTheme="minorEastAsia" w:hAnsiTheme="minorHAnsi" w:cstheme="minorBidi"/>
          <w:noProof/>
        </w:rPr>
      </w:pPr>
      <w:hyperlink w:anchor="_Toc119577580" w:history="1">
        <w:r w:rsidRPr="007E388E">
          <w:rPr>
            <w:rStyle w:val="Hyperlink"/>
            <w:noProof/>
          </w:rPr>
          <w:t>Figure 2. ECG Signal</w:t>
        </w:r>
        <w:r>
          <w:rPr>
            <w:noProof/>
            <w:webHidden/>
          </w:rPr>
          <w:tab/>
        </w:r>
        <w:r>
          <w:rPr>
            <w:noProof/>
            <w:webHidden/>
          </w:rPr>
          <w:fldChar w:fldCharType="begin"/>
        </w:r>
        <w:r>
          <w:rPr>
            <w:noProof/>
            <w:webHidden/>
          </w:rPr>
          <w:instrText xml:space="preserve"> PAGEREF _Toc119577580 \h </w:instrText>
        </w:r>
        <w:r>
          <w:rPr>
            <w:noProof/>
            <w:webHidden/>
          </w:rPr>
        </w:r>
        <w:r>
          <w:rPr>
            <w:noProof/>
            <w:webHidden/>
          </w:rPr>
          <w:fldChar w:fldCharType="separate"/>
        </w:r>
        <w:r w:rsidR="00D725D8">
          <w:rPr>
            <w:noProof/>
            <w:webHidden/>
          </w:rPr>
          <w:t>3</w:t>
        </w:r>
        <w:r>
          <w:rPr>
            <w:noProof/>
            <w:webHidden/>
          </w:rPr>
          <w:fldChar w:fldCharType="end"/>
        </w:r>
      </w:hyperlink>
    </w:p>
    <w:p w14:paraId="4215CCE3" w14:textId="479E3179" w:rsidR="000811FE" w:rsidRDefault="000811FE">
      <w:pPr>
        <w:pStyle w:val="TableofFigures"/>
        <w:tabs>
          <w:tab w:val="right" w:leader="dot" w:pos="9350"/>
        </w:tabs>
        <w:rPr>
          <w:rFonts w:asciiTheme="minorHAnsi" w:eastAsiaTheme="minorEastAsia" w:hAnsiTheme="minorHAnsi" w:cstheme="minorBidi"/>
          <w:noProof/>
        </w:rPr>
      </w:pPr>
      <w:hyperlink w:anchor="_Toc119577581" w:history="1">
        <w:r w:rsidRPr="007E388E">
          <w:rPr>
            <w:rStyle w:val="Hyperlink"/>
            <w:noProof/>
          </w:rPr>
          <w:t>Figure 3. GSR Circuit Diagram</w:t>
        </w:r>
        <w:r>
          <w:rPr>
            <w:noProof/>
            <w:webHidden/>
          </w:rPr>
          <w:tab/>
        </w:r>
        <w:r>
          <w:rPr>
            <w:noProof/>
            <w:webHidden/>
          </w:rPr>
          <w:fldChar w:fldCharType="begin"/>
        </w:r>
        <w:r>
          <w:rPr>
            <w:noProof/>
            <w:webHidden/>
          </w:rPr>
          <w:instrText xml:space="preserve"> PAGEREF _Toc119577581 \h </w:instrText>
        </w:r>
        <w:r>
          <w:rPr>
            <w:noProof/>
            <w:webHidden/>
          </w:rPr>
        </w:r>
        <w:r>
          <w:rPr>
            <w:noProof/>
            <w:webHidden/>
          </w:rPr>
          <w:fldChar w:fldCharType="separate"/>
        </w:r>
        <w:r w:rsidR="00D725D8">
          <w:rPr>
            <w:noProof/>
            <w:webHidden/>
          </w:rPr>
          <w:t>4</w:t>
        </w:r>
        <w:r>
          <w:rPr>
            <w:noProof/>
            <w:webHidden/>
          </w:rPr>
          <w:fldChar w:fldCharType="end"/>
        </w:r>
      </w:hyperlink>
    </w:p>
    <w:p w14:paraId="5961ECBE" w14:textId="2215F709" w:rsidR="000811FE" w:rsidRDefault="000811FE">
      <w:pPr>
        <w:pStyle w:val="TableofFigures"/>
        <w:tabs>
          <w:tab w:val="right" w:leader="dot" w:pos="9350"/>
        </w:tabs>
        <w:rPr>
          <w:rFonts w:asciiTheme="minorHAnsi" w:eastAsiaTheme="minorEastAsia" w:hAnsiTheme="minorHAnsi" w:cstheme="minorBidi"/>
          <w:noProof/>
        </w:rPr>
      </w:pPr>
      <w:hyperlink w:anchor="_Toc119577582" w:history="1">
        <w:r w:rsidRPr="007E388E">
          <w:rPr>
            <w:rStyle w:val="Hyperlink"/>
            <w:noProof/>
          </w:rPr>
          <w:t>Figure 4. K-type Thermocouple Concept</w:t>
        </w:r>
        <w:r>
          <w:rPr>
            <w:noProof/>
            <w:webHidden/>
          </w:rPr>
          <w:tab/>
        </w:r>
        <w:r>
          <w:rPr>
            <w:noProof/>
            <w:webHidden/>
          </w:rPr>
          <w:fldChar w:fldCharType="begin"/>
        </w:r>
        <w:r>
          <w:rPr>
            <w:noProof/>
            <w:webHidden/>
          </w:rPr>
          <w:instrText xml:space="preserve"> PAGEREF _Toc119577582 \h </w:instrText>
        </w:r>
        <w:r>
          <w:rPr>
            <w:noProof/>
            <w:webHidden/>
          </w:rPr>
        </w:r>
        <w:r>
          <w:rPr>
            <w:noProof/>
            <w:webHidden/>
          </w:rPr>
          <w:fldChar w:fldCharType="separate"/>
        </w:r>
        <w:r w:rsidR="00D725D8">
          <w:rPr>
            <w:noProof/>
            <w:webHidden/>
          </w:rPr>
          <w:t>5</w:t>
        </w:r>
        <w:r>
          <w:rPr>
            <w:noProof/>
            <w:webHidden/>
          </w:rPr>
          <w:fldChar w:fldCharType="end"/>
        </w:r>
      </w:hyperlink>
    </w:p>
    <w:p w14:paraId="1CC40B6B" w14:textId="4A9145F2" w:rsidR="000811FE" w:rsidRDefault="000811FE">
      <w:pPr>
        <w:pStyle w:val="TableofFigures"/>
        <w:tabs>
          <w:tab w:val="right" w:leader="dot" w:pos="9350"/>
        </w:tabs>
        <w:rPr>
          <w:rFonts w:asciiTheme="minorHAnsi" w:eastAsiaTheme="minorEastAsia" w:hAnsiTheme="minorHAnsi" w:cstheme="minorBidi"/>
          <w:noProof/>
        </w:rPr>
      </w:pPr>
      <w:hyperlink w:anchor="_Toc119577583" w:history="1">
        <w:r w:rsidRPr="007E388E">
          <w:rPr>
            <w:rStyle w:val="Hyperlink"/>
            <w:noProof/>
          </w:rPr>
          <w:t>Figure 5. K-Type Thermocouple Circuit</w:t>
        </w:r>
        <w:r>
          <w:rPr>
            <w:noProof/>
            <w:webHidden/>
          </w:rPr>
          <w:tab/>
        </w:r>
        <w:r>
          <w:rPr>
            <w:noProof/>
            <w:webHidden/>
          </w:rPr>
          <w:fldChar w:fldCharType="begin"/>
        </w:r>
        <w:r>
          <w:rPr>
            <w:noProof/>
            <w:webHidden/>
          </w:rPr>
          <w:instrText xml:space="preserve"> PAGEREF _Toc119577583 \h </w:instrText>
        </w:r>
        <w:r>
          <w:rPr>
            <w:noProof/>
            <w:webHidden/>
          </w:rPr>
        </w:r>
        <w:r>
          <w:rPr>
            <w:noProof/>
            <w:webHidden/>
          </w:rPr>
          <w:fldChar w:fldCharType="separate"/>
        </w:r>
        <w:r w:rsidR="00D725D8">
          <w:rPr>
            <w:noProof/>
            <w:webHidden/>
          </w:rPr>
          <w:t>6</w:t>
        </w:r>
        <w:r>
          <w:rPr>
            <w:noProof/>
            <w:webHidden/>
          </w:rPr>
          <w:fldChar w:fldCharType="end"/>
        </w:r>
      </w:hyperlink>
    </w:p>
    <w:p w14:paraId="27F6CBE8" w14:textId="0B1EED02" w:rsidR="000811FE" w:rsidRDefault="000811FE">
      <w:pPr>
        <w:pStyle w:val="TableofFigures"/>
        <w:tabs>
          <w:tab w:val="right" w:leader="dot" w:pos="9350"/>
        </w:tabs>
        <w:rPr>
          <w:rFonts w:asciiTheme="minorHAnsi" w:eastAsiaTheme="minorEastAsia" w:hAnsiTheme="minorHAnsi" w:cstheme="minorBidi"/>
          <w:noProof/>
        </w:rPr>
      </w:pPr>
      <w:hyperlink w:anchor="_Toc119577584" w:history="1">
        <w:r w:rsidRPr="007E388E">
          <w:rPr>
            <w:rStyle w:val="Hyperlink"/>
            <w:noProof/>
          </w:rPr>
          <w:t>Figure 6. Conceptual Zynq SoC</w:t>
        </w:r>
        <w:r>
          <w:rPr>
            <w:noProof/>
            <w:webHidden/>
          </w:rPr>
          <w:tab/>
        </w:r>
        <w:r>
          <w:rPr>
            <w:noProof/>
            <w:webHidden/>
          </w:rPr>
          <w:fldChar w:fldCharType="begin"/>
        </w:r>
        <w:r>
          <w:rPr>
            <w:noProof/>
            <w:webHidden/>
          </w:rPr>
          <w:instrText xml:space="preserve"> PAGEREF _Toc119577584 \h </w:instrText>
        </w:r>
        <w:r>
          <w:rPr>
            <w:noProof/>
            <w:webHidden/>
          </w:rPr>
        </w:r>
        <w:r>
          <w:rPr>
            <w:noProof/>
            <w:webHidden/>
          </w:rPr>
          <w:fldChar w:fldCharType="separate"/>
        </w:r>
        <w:r w:rsidR="00D725D8">
          <w:rPr>
            <w:noProof/>
            <w:webHidden/>
          </w:rPr>
          <w:t>8</w:t>
        </w:r>
        <w:r>
          <w:rPr>
            <w:noProof/>
            <w:webHidden/>
          </w:rPr>
          <w:fldChar w:fldCharType="end"/>
        </w:r>
      </w:hyperlink>
    </w:p>
    <w:p w14:paraId="41F95A6C" w14:textId="3FAFD5D5" w:rsidR="000811FE" w:rsidRDefault="000811FE">
      <w:pPr>
        <w:pStyle w:val="TableofFigures"/>
        <w:tabs>
          <w:tab w:val="right" w:leader="dot" w:pos="9350"/>
        </w:tabs>
        <w:rPr>
          <w:rFonts w:asciiTheme="minorHAnsi" w:eastAsiaTheme="minorEastAsia" w:hAnsiTheme="minorHAnsi" w:cstheme="minorBidi"/>
          <w:noProof/>
        </w:rPr>
      </w:pPr>
      <w:hyperlink w:anchor="_Toc119577585" w:history="1">
        <w:r w:rsidRPr="007E388E">
          <w:rPr>
            <w:rStyle w:val="Hyperlink"/>
            <w:noProof/>
          </w:rPr>
          <w:t>Figure 7. Conceptual Configurable Logic Block</w:t>
        </w:r>
        <w:r>
          <w:rPr>
            <w:noProof/>
            <w:webHidden/>
          </w:rPr>
          <w:tab/>
        </w:r>
        <w:r>
          <w:rPr>
            <w:noProof/>
            <w:webHidden/>
          </w:rPr>
          <w:fldChar w:fldCharType="begin"/>
        </w:r>
        <w:r>
          <w:rPr>
            <w:noProof/>
            <w:webHidden/>
          </w:rPr>
          <w:instrText xml:space="preserve"> PAGEREF _Toc119577585 \h </w:instrText>
        </w:r>
        <w:r>
          <w:rPr>
            <w:noProof/>
            <w:webHidden/>
          </w:rPr>
        </w:r>
        <w:r>
          <w:rPr>
            <w:noProof/>
            <w:webHidden/>
          </w:rPr>
          <w:fldChar w:fldCharType="separate"/>
        </w:r>
        <w:r w:rsidR="00D725D8">
          <w:rPr>
            <w:noProof/>
            <w:webHidden/>
          </w:rPr>
          <w:t>9</w:t>
        </w:r>
        <w:r>
          <w:rPr>
            <w:noProof/>
            <w:webHidden/>
          </w:rPr>
          <w:fldChar w:fldCharType="end"/>
        </w:r>
      </w:hyperlink>
    </w:p>
    <w:p w14:paraId="160EC498" w14:textId="593702EC" w:rsidR="000811FE" w:rsidRDefault="000811FE">
      <w:pPr>
        <w:pStyle w:val="TableofFigures"/>
        <w:tabs>
          <w:tab w:val="right" w:leader="dot" w:pos="9350"/>
        </w:tabs>
        <w:rPr>
          <w:rFonts w:asciiTheme="minorHAnsi" w:eastAsiaTheme="minorEastAsia" w:hAnsiTheme="minorHAnsi" w:cstheme="minorBidi"/>
          <w:noProof/>
        </w:rPr>
      </w:pPr>
      <w:hyperlink w:anchor="_Toc119577586" w:history="1">
        <w:r w:rsidRPr="007E388E">
          <w:rPr>
            <w:rStyle w:val="Hyperlink"/>
            <w:noProof/>
          </w:rPr>
          <w:t>Figure 8. Zynq SoC</w:t>
        </w:r>
        <w:r>
          <w:rPr>
            <w:noProof/>
            <w:webHidden/>
          </w:rPr>
          <w:tab/>
        </w:r>
        <w:r>
          <w:rPr>
            <w:noProof/>
            <w:webHidden/>
          </w:rPr>
          <w:fldChar w:fldCharType="begin"/>
        </w:r>
        <w:r>
          <w:rPr>
            <w:noProof/>
            <w:webHidden/>
          </w:rPr>
          <w:instrText xml:space="preserve"> PAGEREF _Toc119577586 \h </w:instrText>
        </w:r>
        <w:r>
          <w:rPr>
            <w:noProof/>
            <w:webHidden/>
          </w:rPr>
        </w:r>
        <w:r>
          <w:rPr>
            <w:noProof/>
            <w:webHidden/>
          </w:rPr>
          <w:fldChar w:fldCharType="separate"/>
        </w:r>
        <w:r w:rsidR="00D725D8">
          <w:rPr>
            <w:noProof/>
            <w:webHidden/>
          </w:rPr>
          <w:t>10</w:t>
        </w:r>
        <w:r>
          <w:rPr>
            <w:noProof/>
            <w:webHidden/>
          </w:rPr>
          <w:fldChar w:fldCharType="end"/>
        </w:r>
      </w:hyperlink>
    </w:p>
    <w:p w14:paraId="4F98A926" w14:textId="4E49DA3B" w:rsidR="000811FE" w:rsidRDefault="000811FE">
      <w:pPr>
        <w:pStyle w:val="TableofFigures"/>
        <w:tabs>
          <w:tab w:val="right" w:leader="dot" w:pos="9350"/>
        </w:tabs>
        <w:rPr>
          <w:rFonts w:asciiTheme="minorHAnsi" w:eastAsiaTheme="minorEastAsia" w:hAnsiTheme="minorHAnsi" w:cstheme="minorBidi"/>
          <w:noProof/>
        </w:rPr>
      </w:pPr>
      <w:hyperlink w:anchor="_Toc119577587" w:history="1">
        <w:r w:rsidRPr="007E388E">
          <w:rPr>
            <w:rStyle w:val="Hyperlink"/>
            <w:noProof/>
          </w:rPr>
          <w:t>Figure 9. Zynq SoC Architecture</w:t>
        </w:r>
        <w:r>
          <w:rPr>
            <w:noProof/>
            <w:webHidden/>
          </w:rPr>
          <w:tab/>
        </w:r>
        <w:r>
          <w:rPr>
            <w:noProof/>
            <w:webHidden/>
          </w:rPr>
          <w:fldChar w:fldCharType="begin"/>
        </w:r>
        <w:r>
          <w:rPr>
            <w:noProof/>
            <w:webHidden/>
          </w:rPr>
          <w:instrText xml:space="preserve"> PAGEREF _Toc119577587 \h </w:instrText>
        </w:r>
        <w:r>
          <w:rPr>
            <w:noProof/>
            <w:webHidden/>
          </w:rPr>
        </w:r>
        <w:r>
          <w:rPr>
            <w:noProof/>
            <w:webHidden/>
          </w:rPr>
          <w:fldChar w:fldCharType="separate"/>
        </w:r>
        <w:r w:rsidR="00D725D8">
          <w:rPr>
            <w:noProof/>
            <w:webHidden/>
          </w:rPr>
          <w:t>11</w:t>
        </w:r>
        <w:r>
          <w:rPr>
            <w:noProof/>
            <w:webHidden/>
          </w:rPr>
          <w:fldChar w:fldCharType="end"/>
        </w:r>
      </w:hyperlink>
    </w:p>
    <w:p w14:paraId="2E9DFDE8" w14:textId="51770035" w:rsidR="000811FE" w:rsidRDefault="000811FE">
      <w:pPr>
        <w:pStyle w:val="TableofFigures"/>
        <w:tabs>
          <w:tab w:val="right" w:leader="dot" w:pos="9350"/>
        </w:tabs>
        <w:rPr>
          <w:rFonts w:asciiTheme="minorHAnsi" w:eastAsiaTheme="minorEastAsia" w:hAnsiTheme="minorHAnsi" w:cstheme="minorBidi"/>
          <w:noProof/>
        </w:rPr>
      </w:pPr>
      <w:hyperlink w:anchor="_Toc119577588" w:history="1">
        <w:r w:rsidRPr="007E388E">
          <w:rPr>
            <w:rStyle w:val="Hyperlink"/>
            <w:noProof/>
          </w:rPr>
          <w:t>Figure 10. Zynq PL Architecture</w:t>
        </w:r>
        <w:r>
          <w:rPr>
            <w:noProof/>
            <w:webHidden/>
          </w:rPr>
          <w:tab/>
        </w:r>
        <w:r>
          <w:rPr>
            <w:noProof/>
            <w:webHidden/>
          </w:rPr>
          <w:fldChar w:fldCharType="begin"/>
        </w:r>
        <w:r>
          <w:rPr>
            <w:noProof/>
            <w:webHidden/>
          </w:rPr>
          <w:instrText xml:space="preserve"> PAGEREF _Toc119577588 \h </w:instrText>
        </w:r>
        <w:r>
          <w:rPr>
            <w:noProof/>
            <w:webHidden/>
          </w:rPr>
        </w:r>
        <w:r>
          <w:rPr>
            <w:noProof/>
            <w:webHidden/>
          </w:rPr>
          <w:fldChar w:fldCharType="separate"/>
        </w:r>
        <w:r w:rsidR="00D725D8">
          <w:rPr>
            <w:noProof/>
            <w:webHidden/>
          </w:rPr>
          <w:t>12</w:t>
        </w:r>
        <w:r>
          <w:rPr>
            <w:noProof/>
            <w:webHidden/>
          </w:rPr>
          <w:fldChar w:fldCharType="end"/>
        </w:r>
      </w:hyperlink>
    </w:p>
    <w:p w14:paraId="7E2284B8" w14:textId="5C233E61" w:rsidR="000811FE" w:rsidRDefault="000811FE">
      <w:pPr>
        <w:pStyle w:val="TableofFigures"/>
        <w:tabs>
          <w:tab w:val="right" w:leader="dot" w:pos="9350"/>
        </w:tabs>
        <w:rPr>
          <w:rFonts w:asciiTheme="minorHAnsi" w:eastAsiaTheme="minorEastAsia" w:hAnsiTheme="minorHAnsi" w:cstheme="minorBidi"/>
          <w:noProof/>
        </w:rPr>
      </w:pPr>
      <w:hyperlink w:anchor="_Toc119577589" w:history="1">
        <w:r w:rsidRPr="007E388E">
          <w:rPr>
            <w:rStyle w:val="Hyperlink"/>
            <w:noProof/>
          </w:rPr>
          <w:t>Figure 11. AXI Architecture Design</w:t>
        </w:r>
        <w:r>
          <w:rPr>
            <w:noProof/>
            <w:webHidden/>
          </w:rPr>
          <w:tab/>
        </w:r>
        <w:r>
          <w:rPr>
            <w:noProof/>
            <w:webHidden/>
          </w:rPr>
          <w:fldChar w:fldCharType="begin"/>
        </w:r>
        <w:r>
          <w:rPr>
            <w:noProof/>
            <w:webHidden/>
          </w:rPr>
          <w:instrText xml:space="preserve"> PAGEREF _Toc119577589 \h </w:instrText>
        </w:r>
        <w:r>
          <w:rPr>
            <w:noProof/>
            <w:webHidden/>
          </w:rPr>
        </w:r>
        <w:r>
          <w:rPr>
            <w:noProof/>
            <w:webHidden/>
          </w:rPr>
          <w:fldChar w:fldCharType="separate"/>
        </w:r>
        <w:r w:rsidR="00D725D8">
          <w:rPr>
            <w:noProof/>
            <w:webHidden/>
          </w:rPr>
          <w:t>13</w:t>
        </w:r>
        <w:r>
          <w:rPr>
            <w:noProof/>
            <w:webHidden/>
          </w:rPr>
          <w:fldChar w:fldCharType="end"/>
        </w:r>
      </w:hyperlink>
    </w:p>
    <w:p w14:paraId="0D4A8613" w14:textId="260654D5" w:rsidR="000811FE" w:rsidRDefault="000811FE">
      <w:pPr>
        <w:pStyle w:val="TableofFigures"/>
        <w:tabs>
          <w:tab w:val="right" w:leader="dot" w:pos="9350"/>
        </w:tabs>
        <w:rPr>
          <w:rFonts w:asciiTheme="minorHAnsi" w:eastAsiaTheme="minorEastAsia" w:hAnsiTheme="minorHAnsi" w:cstheme="minorBidi"/>
          <w:noProof/>
        </w:rPr>
      </w:pPr>
      <w:hyperlink w:anchor="_Toc119577590" w:history="1">
        <w:r w:rsidRPr="007E388E">
          <w:rPr>
            <w:rStyle w:val="Hyperlink"/>
            <w:noProof/>
          </w:rPr>
          <w:t>Figure 12. AD7991 Functional Block Diagram</w:t>
        </w:r>
        <w:r>
          <w:rPr>
            <w:noProof/>
            <w:webHidden/>
          </w:rPr>
          <w:tab/>
        </w:r>
        <w:r>
          <w:rPr>
            <w:noProof/>
            <w:webHidden/>
          </w:rPr>
          <w:fldChar w:fldCharType="begin"/>
        </w:r>
        <w:r>
          <w:rPr>
            <w:noProof/>
            <w:webHidden/>
          </w:rPr>
          <w:instrText xml:space="preserve"> PAGEREF _Toc119577590 \h </w:instrText>
        </w:r>
        <w:r>
          <w:rPr>
            <w:noProof/>
            <w:webHidden/>
          </w:rPr>
        </w:r>
        <w:r>
          <w:rPr>
            <w:noProof/>
            <w:webHidden/>
          </w:rPr>
          <w:fldChar w:fldCharType="separate"/>
        </w:r>
        <w:r w:rsidR="00D725D8">
          <w:rPr>
            <w:noProof/>
            <w:webHidden/>
          </w:rPr>
          <w:t>15</w:t>
        </w:r>
        <w:r>
          <w:rPr>
            <w:noProof/>
            <w:webHidden/>
          </w:rPr>
          <w:fldChar w:fldCharType="end"/>
        </w:r>
      </w:hyperlink>
    </w:p>
    <w:p w14:paraId="7F064ADC" w14:textId="4FA19CE6" w:rsidR="000811FE" w:rsidRDefault="000811FE">
      <w:pPr>
        <w:pStyle w:val="TableofFigures"/>
        <w:tabs>
          <w:tab w:val="right" w:leader="dot" w:pos="9350"/>
        </w:tabs>
        <w:rPr>
          <w:rFonts w:asciiTheme="minorHAnsi" w:eastAsiaTheme="minorEastAsia" w:hAnsiTheme="minorHAnsi" w:cstheme="minorBidi"/>
          <w:noProof/>
        </w:rPr>
      </w:pPr>
      <w:hyperlink w:anchor="_Toc119577591" w:history="1">
        <w:r w:rsidRPr="007E388E">
          <w:rPr>
            <w:rStyle w:val="Hyperlink"/>
            <w:noProof/>
          </w:rPr>
          <w:t>Figure 13. I2C Timing Diagram</w:t>
        </w:r>
        <w:r>
          <w:rPr>
            <w:noProof/>
            <w:webHidden/>
          </w:rPr>
          <w:tab/>
        </w:r>
        <w:r>
          <w:rPr>
            <w:noProof/>
            <w:webHidden/>
          </w:rPr>
          <w:fldChar w:fldCharType="begin"/>
        </w:r>
        <w:r>
          <w:rPr>
            <w:noProof/>
            <w:webHidden/>
          </w:rPr>
          <w:instrText xml:space="preserve"> PAGEREF _Toc119577591 \h </w:instrText>
        </w:r>
        <w:r>
          <w:rPr>
            <w:noProof/>
            <w:webHidden/>
          </w:rPr>
        </w:r>
        <w:r>
          <w:rPr>
            <w:noProof/>
            <w:webHidden/>
          </w:rPr>
          <w:fldChar w:fldCharType="separate"/>
        </w:r>
        <w:r w:rsidR="00D725D8">
          <w:rPr>
            <w:noProof/>
            <w:webHidden/>
          </w:rPr>
          <w:t>16</w:t>
        </w:r>
        <w:r>
          <w:rPr>
            <w:noProof/>
            <w:webHidden/>
          </w:rPr>
          <w:fldChar w:fldCharType="end"/>
        </w:r>
      </w:hyperlink>
    </w:p>
    <w:p w14:paraId="2F72D076" w14:textId="3C255492" w:rsidR="000811FE" w:rsidRDefault="000811FE">
      <w:pPr>
        <w:pStyle w:val="TableofFigures"/>
        <w:tabs>
          <w:tab w:val="right" w:leader="dot" w:pos="9350"/>
        </w:tabs>
        <w:rPr>
          <w:rFonts w:asciiTheme="minorHAnsi" w:eastAsiaTheme="minorEastAsia" w:hAnsiTheme="minorHAnsi" w:cstheme="minorBidi"/>
          <w:noProof/>
        </w:rPr>
      </w:pPr>
      <w:hyperlink w:anchor="_Toc119577592" w:history="1">
        <w:r w:rsidRPr="007E388E">
          <w:rPr>
            <w:rStyle w:val="Hyperlink"/>
            <w:noProof/>
          </w:rPr>
          <w:t>Figure 14. I2C Connections Diagram</w:t>
        </w:r>
        <w:r>
          <w:rPr>
            <w:noProof/>
            <w:webHidden/>
          </w:rPr>
          <w:tab/>
        </w:r>
        <w:r>
          <w:rPr>
            <w:noProof/>
            <w:webHidden/>
          </w:rPr>
          <w:fldChar w:fldCharType="begin"/>
        </w:r>
        <w:r>
          <w:rPr>
            <w:noProof/>
            <w:webHidden/>
          </w:rPr>
          <w:instrText xml:space="preserve"> PAGEREF _Toc119577592 \h </w:instrText>
        </w:r>
        <w:r>
          <w:rPr>
            <w:noProof/>
            <w:webHidden/>
          </w:rPr>
        </w:r>
        <w:r>
          <w:rPr>
            <w:noProof/>
            <w:webHidden/>
          </w:rPr>
          <w:fldChar w:fldCharType="separate"/>
        </w:r>
        <w:r w:rsidR="00D725D8">
          <w:rPr>
            <w:noProof/>
            <w:webHidden/>
          </w:rPr>
          <w:t>16</w:t>
        </w:r>
        <w:r>
          <w:rPr>
            <w:noProof/>
            <w:webHidden/>
          </w:rPr>
          <w:fldChar w:fldCharType="end"/>
        </w:r>
      </w:hyperlink>
    </w:p>
    <w:p w14:paraId="62B40021" w14:textId="10E9645D" w:rsidR="000811FE" w:rsidRDefault="000811FE">
      <w:pPr>
        <w:pStyle w:val="TableofFigures"/>
        <w:tabs>
          <w:tab w:val="right" w:leader="dot" w:pos="9350"/>
        </w:tabs>
        <w:rPr>
          <w:rFonts w:asciiTheme="minorHAnsi" w:eastAsiaTheme="minorEastAsia" w:hAnsiTheme="minorHAnsi" w:cstheme="minorBidi"/>
          <w:noProof/>
        </w:rPr>
      </w:pPr>
      <w:hyperlink w:anchor="_Toc119577593" w:history="1">
        <w:r w:rsidRPr="007E388E">
          <w:rPr>
            <w:rStyle w:val="Hyperlink"/>
            <w:noProof/>
          </w:rPr>
          <w:t>Figure 15. TCN75A Typical Application Circuit</w:t>
        </w:r>
        <w:r>
          <w:rPr>
            <w:noProof/>
            <w:webHidden/>
          </w:rPr>
          <w:tab/>
        </w:r>
        <w:r>
          <w:rPr>
            <w:noProof/>
            <w:webHidden/>
          </w:rPr>
          <w:fldChar w:fldCharType="begin"/>
        </w:r>
        <w:r>
          <w:rPr>
            <w:noProof/>
            <w:webHidden/>
          </w:rPr>
          <w:instrText xml:space="preserve"> PAGEREF _Toc119577593 \h </w:instrText>
        </w:r>
        <w:r>
          <w:rPr>
            <w:noProof/>
            <w:webHidden/>
          </w:rPr>
        </w:r>
        <w:r>
          <w:rPr>
            <w:noProof/>
            <w:webHidden/>
          </w:rPr>
          <w:fldChar w:fldCharType="separate"/>
        </w:r>
        <w:r w:rsidR="00D725D8">
          <w:rPr>
            <w:noProof/>
            <w:webHidden/>
          </w:rPr>
          <w:t>17</w:t>
        </w:r>
        <w:r>
          <w:rPr>
            <w:noProof/>
            <w:webHidden/>
          </w:rPr>
          <w:fldChar w:fldCharType="end"/>
        </w:r>
      </w:hyperlink>
    </w:p>
    <w:p w14:paraId="2E75D3D9" w14:textId="1C487D26" w:rsidR="000811FE" w:rsidRDefault="000811FE">
      <w:pPr>
        <w:pStyle w:val="TableofFigures"/>
        <w:tabs>
          <w:tab w:val="right" w:leader="dot" w:pos="9350"/>
        </w:tabs>
        <w:rPr>
          <w:rFonts w:asciiTheme="minorHAnsi" w:eastAsiaTheme="minorEastAsia" w:hAnsiTheme="minorHAnsi" w:cstheme="minorBidi"/>
          <w:noProof/>
        </w:rPr>
      </w:pPr>
      <w:hyperlink w:anchor="_Toc119577594" w:history="1">
        <w:r w:rsidRPr="007E388E">
          <w:rPr>
            <w:rStyle w:val="Hyperlink"/>
            <w:noProof/>
          </w:rPr>
          <w:t>Figure 16. MAX31855 Block Diagram</w:t>
        </w:r>
        <w:r>
          <w:rPr>
            <w:noProof/>
            <w:webHidden/>
          </w:rPr>
          <w:tab/>
        </w:r>
        <w:r>
          <w:rPr>
            <w:noProof/>
            <w:webHidden/>
          </w:rPr>
          <w:fldChar w:fldCharType="begin"/>
        </w:r>
        <w:r>
          <w:rPr>
            <w:noProof/>
            <w:webHidden/>
          </w:rPr>
          <w:instrText xml:space="preserve"> PAGEREF _Toc119577594 \h </w:instrText>
        </w:r>
        <w:r>
          <w:rPr>
            <w:noProof/>
            <w:webHidden/>
          </w:rPr>
        </w:r>
        <w:r>
          <w:rPr>
            <w:noProof/>
            <w:webHidden/>
          </w:rPr>
          <w:fldChar w:fldCharType="separate"/>
        </w:r>
        <w:r w:rsidR="00D725D8">
          <w:rPr>
            <w:noProof/>
            <w:webHidden/>
          </w:rPr>
          <w:t>17</w:t>
        </w:r>
        <w:r>
          <w:rPr>
            <w:noProof/>
            <w:webHidden/>
          </w:rPr>
          <w:fldChar w:fldCharType="end"/>
        </w:r>
      </w:hyperlink>
    </w:p>
    <w:p w14:paraId="794CE7D9" w14:textId="2ADD1077" w:rsidR="000811FE" w:rsidRDefault="000811FE">
      <w:pPr>
        <w:pStyle w:val="TableofFigures"/>
        <w:tabs>
          <w:tab w:val="right" w:leader="dot" w:pos="9350"/>
        </w:tabs>
        <w:rPr>
          <w:rFonts w:asciiTheme="minorHAnsi" w:eastAsiaTheme="minorEastAsia" w:hAnsiTheme="minorHAnsi" w:cstheme="minorBidi"/>
          <w:noProof/>
        </w:rPr>
      </w:pPr>
      <w:hyperlink w:anchor="_Toc119577595" w:history="1">
        <w:r w:rsidRPr="007E388E">
          <w:rPr>
            <w:rStyle w:val="Hyperlink"/>
            <w:noProof/>
          </w:rPr>
          <w:t>Figure 17. SPI Connections Diagram</w:t>
        </w:r>
        <w:r>
          <w:rPr>
            <w:noProof/>
            <w:webHidden/>
          </w:rPr>
          <w:tab/>
        </w:r>
        <w:r>
          <w:rPr>
            <w:noProof/>
            <w:webHidden/>
          </w:rPr>
          <w:fldChar w:fldCharType="begin"/>
        </w:r>
        <w:r>
          <w:rPr>
            <w:noProof/>
            <w:webHidden/>
          </w:rPr>
          <w:instrText xml:space="preserve"> PAGEREF _Toc119577595 \h </w:instrText>
        </w:r>
        <w:r>
          <w:rPr>
            <w:noProof/>
            <w:webHidden/>
          </w:rPr>
        </w:r>
        <w:r>
          <w:rPr>
            <w:noProof/>
            <w:webHidden/>
          </w:rPr>
          <w:fldChar w:fldCharType="separate"/>
        </w:r>
        <w:r w:rsidR="00D725D8">
          <w:rPr>
            <w:noProof/>
            <w:webHidden/>
          </w:rPr>
          <w:t>18</w:t>
        </w:r>
        <w:r>
          <w:rPr>
            <w:noProof/>
            <w:webHidden/>
          </w:rPr>
          <w:fldChar w:fldCharType="end"/>
        </w:r>
      </w:hyperlink>
    </w:p>
    <w:p w14:paraId="16675CA1" w14:textId="4B635752" w:rsidR="000811FE" w:rsidRDefault="000811FE">
      <w:pPr>
        <w:pStyle w:val="TableofFigures"/>
        <w:tabs>
          <w:tab w:val="right" w:leader="dot" w:pos="9350"/>
        </w:tabs>
        <w:rPr>
          <w:rFonts w:asciiTheme="minorHAnsi" w:eastAsiaTheme="minorEastAsia" w:hAnsiTheme="minorHAnsi" w:cstheme="minorBidi"/>
          <w:noProof/>
        </w:rPr>
      </w:pPr>
      <w:hyperlink w:anchor="_Toc119577596" w:history="1">
        <w:r w:rsidRPr="007E388E">
          <w:rPr>
            <w:rStyle w:val="Hyperlink"/>
            <w:noProof/>
          </w:rPr>
          <w:t>Figure 18. SSD1306 Block Diagram</w:t>
        </w:r>
        <w:r>
          <w:rPr>
            <w:noProof/>
            <w:webHidden/>
          </w:rPr>
          <w:tab/>
        </w:r>
        <w:r>
          <w:rPr>
            <w:noProof/>
            <w:webHidden/>
          </w:rPr>
          <w:fldChar w:fldCharType="begin"/>
        </w:r>
        <w:r>
          <w:rPr>
            <w:noProof/>
            <w:webHidden/>
          </w:rPr>
          <w:instrText xml:space="preserve"> PAGEREF _Toc119577596 \h </w:instrText>
        </w:r>
        <w:r>
          <w:rPr>
            <w:noProof/>
            <w:webHidden/>
          </w:rPr>
        </w:r>
        <w:r>
          <w:rPr>
            <w:noProof/>
            <w:webHidden/>
          </w:rPr>
          <w:fldChar w:fldCharType="separate"/>
        </w:r>
        <w:r w:rsidR="00D725D8">
          <w:rPr>
            <w:noProof/>
            <w:webHidden/>
          </w:rPr>
          <w:t>19</w:t>
        </w:r>
        <w:r>
          <w:rPr>
            <w:noProof/>
            <w:webHidden/>
          </w:rPr>
          <w:fldChar w:fldCharType="end"/>
        </w:r>
      </w:hyperlink>
    </w:p>
    <w:p w14:paraId="16595C71" w14:textId="1F6DFB44" w:rsidR="000811FE" w:rsidRDefault="000811FE">
      <w:pPr>
        <w:pStyle w:val="TableofFigures"/>
        <w:tabs>
          <w:tab w:val="right" w:leader="dot" w:pos="9350"/>
        </w:tabs>
        <w:rPr>
          <w:rFonts w:asciiTheme="minorHAnsi" w:eastAsiaTheme="minorEastAsia" w:hAnsiTheme="minorHAnsi" w:cstheme="minorBidi"/>
          <w:noProof/>
        </w:rPr>
      </w:pPr>
      <w:hyperlink w:anchor="_Toc119577597" w:history="1">
        <w:r w:rsidRPr="007E388E">
          <w:rPr>
            <w:rStyle w:val="Hyperlink"/>
            <w:noProof/>
          </w:rPr>
          <w:t>Figure 19. Pulse Sensor using Pmod AD2 Flowchart</w:t>
        </w:r>
        <w:r>
          <w:rPr>
            <w:noProof/>
            <w:webHidden/>
          </w:rPr>
          <w:tab/>
        </w:r>
        <w:r>
          <w:rPr>
            <w:noProof/>
            <w:webHidden/>
          </w:rPr>
          <w:fldChar w:fldCharType="begin"/>
        </w:r>
        <w:r>
          <w:rPr>
            <w:noProof/>
            <w:webHidden/>
          </w:rPr>
          <w:instrText xml:space="preserve"> PAGEREF _Toc119577597 \h </w:instrText>
        </w:r>
        <w:r>
          <w:rPr>
            <w:noProof/>
            <w:webHidden/>
          </w:rPr>
        </w:r>
        <w:r>
          <w:rPr>
            <w:noProof/>
            <w:webHidden/>
          </w:rPr>
          <w:fldChar w:fldCharType="separate"/>
        </w:r>
        <w:r w:rsidR="00D725D8">
          <w:rPr>
            <w:noProof/>
            <w:webHidden/>
          </w:rPr>
          <w:t>21</w:t>
        </w:r>
        <w:r>
          <w:rPr>
            <w:noProof/>
            <w:webHidden/>
          </w:rPr>
          <w:fldChar w:fldCharType="end"/>
        </w:r>
      </w:hyperlink>
    </w:p>
    <w:p w14:paraId="7D3C0741" w14:textId="002737E2" w:rsidR="000811FE" w:rsidRDefault="000811FE">
      <w:pPr>
        <w:pStyle w:val="TableofFigures"/>
        <w:tabs>
          <w:tab w:val="right" w:leader="dot" w:pos="9350"/>
        </w:tabs>
        <w:rPr>
          <w:rFonts w:asciiTheme="minorHAnsi" w:eastAsiaTheme="minorEastAsia" w:hAnsiTheme="minorHAnsi" w:cstheme="minorBidi"/>
          <w:noProof/>
        </w:rPr>
      </w:pPr>
      <w:hyperlink w:anchor="_Toc119577598" w:history="1">
        <w:r w:rsidRPr="007E388E">
          <w:rPr>
            <w:rStyle w:val="Hyperlink"/>
            <w:noProof/>
          </w:rPr>
          <w:t>Figure 20. GSR Sensor using Pmod AD2 Flowchart</w:t>
        </w:r>
        <w:r>
          <w:rPr>
            <w:noProof/>
            <w:webHidden/>
          </w:rPr>
          <w:tab/>
        </w:r>
        <w:r>
          <w:rPr>
            <w:noProof/>
            <w:webHidden/>
          </w:rPr>
          <w:fldChar w:fldCharType="begin"/>
        </w:r>
        <w:r>
          <w:rPr>
            <w:noProof/>
            <w:webHidden/>
          </w:rPr>
          <w:instrText xml:space="preserve"> PAGEREF _Toc119577598 \h </w:instrText>
        </w:r>
        <w:r>
          <w:rPr>
            <w:noProof/>
            <w:webHidden/>
          </w:rPr>
        </w:r>
        <w:r>
          <w:rPr>
            <w:noProof/>
            <w:webHidden/>
          </w:rPr>
          <w:fldChar w:fldCharType="separate"/>
        </w:r>
        <w:r w:rsidR="00D725D8">
          <w:rPr>
            <w:noProof/>
            <w:webHidden/>
          </w:rPr>
          <w:t>22</w:t>
        </w:r>
        <w:r>
          <w:rPr>
            <w:noProof/>
            <w:webHidden/>
          </w:rPr>
          <w:fldChar w:fldCharType="end"/>
        </w:r>
      </w:hyperlink>
    </w:p>
    <w:p w14:paraId="02EF4F43" w14:textId="7F07664C" w:rsidR="000811FE" w:rsidRDefault="000811FE">
      <w:pPr>
        <w:pStyle w:val="TableofFigures"/>
        <w:tabs>
          <w:tab w:val="right" w:leader="dot" w:pos="9350"/>
        </w:tabs>
        <w:rPr>
          <w:rFonts w:asciiTheme="minorHAnsi" w:eastAsiaTheme="minorEastAsia" w:hAnsiTheme="minorHAnsi" w:cstheme="minorBidi"/>
          <w:noProof/>
        </w:rPr>
      </w:pPr>
      <w:hyperlink w:anchor="_Toc119577599" w:history="1">
        <w:r w:rsidRPr="007E388E">
          <w:rPr>
            <w:rStyle w:val="Hyperlink"/>
            <w:noProof/>
          </w:rPr>
          <w:t>Figure 21. Pmod TC1 Flowchart</w:t>
        </w:r>
        <w:r>
          <w:rPr>
            <w:noProof/>
            <w:webHidden/>
          </w:rPr>
          <w:tab/>
        </w:r>
        <w:r>
          <w:rPr>
            <w:noProof/>
            <w:webHidden/>
          </w:rPr>
          <w:fldChar w:fldCharType="begin"/>
        </w:r>
        <w:r>
          <w:rPr>
            <w:noProof/>
            <w:webHidden/>
          </w:rPr>
          <w:instrText xml:space="preserve"> PAGEREF _Toc119577599 \h </w:instrText>
        </w:r>
        <w:r>
          <w:rPr>
            <w:noProof/>
            <w:webHidden/>
          </w:rPr>
        </w:r>
        <w:r>
          <w:rPr>
            <w:noProof/>
            <w:webHidden/>
          </w:rPr>
          <w:fldChar w:fldCharType="separate"/>
        </w:r>
        <w:r w:rsidR="00D725D8">
          <w:rPr>
            <w:noProof/>
            <w:webHidden/>
          </w:rPr>
          <w:t>23</w:t>
        </w:r>
        <w:r>
          <w:rPr>
            <w:noProof/>
            <w:webHidden/>
          </w:rPr>
          <w:fldChar w:fldCharType="end"/>
        </w:r>
      </w:hyperlink>
    </w:p>
    <w:p w14:paraId="31C0808D" w14:textId="611030B3" w:rsidR="000811FE" w:rsidRDefault="000811FE">
      <w:pPr>
        <w:pStyle w:val="TableofFigures"/>
        <w:tabs>
          <w:tab w:val="right" w:leader="dot" w:pos="9350"/>
        </w:tabs>
        <w:rPr>
          <w:rFonts w:asciiTheme="minorHAnsi" w:eastAsiaTheme="minorEastAsia" w:hAnsiTheme="minorHAnsi" w:cstheme="minorBidi"/>
          <w:noProof/>
        </w:rPr>
      </w:pPr>
      <w:hyperlink w:anchor="_Toc119577600" w:history="1">
        <w:r w:rsidRPr="007E388E">
          <w:rPr>
            <w:rStyle w:val="Hyperlink"/>
            <w:noProof/>
          </w:rPr>
          <w:t>Figure 22. Simplified block design</w:t>
        </w:r>
        <w:r>
          <w:rPr>
            <w:noProof/>
            <w:webHidden/>
          </w:rPr>
          <w:tab/>
        </w:r>
        <w:r>
          <w:rPr>
            <w:noProof/>
            <w:webHidden/>
          </w:rPr>
          <w:fldChar w:fldCharType="begin"/>
        </w:r>
        <w:r>
          <w:rPr>
            <w:noProof/>
            <w:webHidden/>
          </w:rPr>
          <w:instrText xml:space="preserve"> PAGEREF _Toc119577600 \h </w:instrText>
        </w:r>
        <w:r>
          <w:rPr>
            <w:noProof/>
            <w:webHidden/>
          </w:rPr>
        </w:r>
        <w:r>
          <w:rPr>
            <w:noProof/>
            <w:webHidden/>
          </w:rPr>
          <w:fldChar w:fldCharType="separate"/>
        </w:r>
        <w:r w:rsidR="00D725D8">
          <w:rPr>
            <w:noProof/>
            <w:webHidden/>
          </w:rPr>
          <w:t>25</w:t>
        </w:r>
        <w:r>
          <w:rPr>
            <w:noProof/>
            <w:webHidden/>
          </w:rPr>
          <w:fldChar w:fldCharType="end"/>
        </w:r>
      </w:hyperlink>
    </w:p>
    <w:p w14:paraId="41107871" w14:textId="5A7266B3" w:rsidR="000811FE" w:rsidRDefault="000811FE">
      <w:pPr>
        <w:pStyle w:val="TableofFigures"/>
        <w:tabs>
          <w:tab w:val="right" w:leader="dot" w:pos="9350"/>
        </w:tabs>
        <w:rPr>
          <w:rFonts w:asciiTheme="minorHAnsi" w:eastAsiaTheme="minorEastAsia" w:hAnsiTheme="minorHAnsi" w:cstheme="minorBidi"/>
          <w:noProof/>
        </w:rPr>
      </w:pPr>
      <w:hyperlink w:anchor="_Toc119577601" w:history="1">
        <w:r w:rsidRPr="007E388E">
          <w:rPr>
            <w:rStyle w:val="Hyperlink"/>
            <w:noProof/>
          </w:rPr>
          <w:t>Figure 23. Sensors with OLED display block design</w:t>
        </w:r>
        <w:r>
          <w:rPr>
            <w:noProof/>
            <w:webHidden/>
          </w:rPr>
          <w:tab/>
        </w:r>
        <w:r>
          <w:rPr>
            <w:noProof/>
            <w:webHidden/>
          </w:rPr>
          <w:fldChar w:fldCharType="begin"/>
        </w:r>
        <w:r>
          <w:rPr>
            <w:noProof/>
            <w:webHidden/>
          </w:rPr>
          <w:instrText xml:space="preserve"> PAGEREF _Toc119577601 \h </w:instrText>
        </w:r>
        <w:r>
          <w:rPr>
            <w:noProof/>
            <w:webHidden/>
          </w:rPr>
        </w:r>
        <w:r>
          <w:rPr>
            <w:noProof/>
            <w:webHidden/>
          </w:rPr>
          <w:fldChar w:fldCharType="separate"/>
        </w:r>
        <w:r w:rsidR="00D725D8">
          <w:rPr>
            <w:noProof/>
            <w:webHidden/>
          </w:rPr>
          <w:t>28</w:t>
        </w:r>
        <w:r>
          <w:rPr>
            <w:noProof/>
            <w:webHidden/>
          </w:rPr>
          <w:fldChar w:fldCharType="end"/>
        </w:r>
      </w:hyperlink>
    </w:p>
    <w:p w14:paraId="2FE96204" w14:textId="71EEA969" w:rsidR="000811FE" w:rsidRDefault="000811FE">
      <w:pPr>
        <w:pStyle w:val="TableofFigures"/>
        <w:tabs>
          <w:tab w:val="right" w:leader="dot" w:pos="9350"/>
        </w:tabs>
        <w:rPr>
          <w:rFonts w:asciiTheme="minorHAnsi" w:eastAsiaTheme="minorEastAsia" w:hAnsiTheme="minorHAnsi" w:cstheme="minorBidi"/>
          <w:noProof/>
        </w:rPr>
      </w:pPr>
      <w:hyperlink w:anchor="_Toc119577602" w:history="1">
        <w:r w:rsidRPr="007E388E">
          <w:rPr>
            <w:rStyle w:val="Hyperlink"/>
            <w:noProof/>
          </w:rPr>
          <w:t>Figure 24. Pmod Connectors</w:t>
        </w:r>
        <w:r>
          <w:rPr>
            <w:noProof/>
            <w:webHidden/>
          </w:rPr>
          <w:tab/>
        </w:r>
        <w:r>
          <w:rPr>
            <w:noProof/>
            <w:webHidden/>
          </w:rPr>
          <w:fldChar w:fldCharType="begin"/>
        </w:r>
        <w:r>
          <w:rPr>
            <w:noProof/>
            <w:webHidden/>
          </w:rPr>
          <w:instrText xml:space="preserve"> PAGEREF _Toc119577602 \h </w:instrText>
        </w:r>
        <w:r>
          <w:rPr>
            <w:noProof/>
            <w:webHidden/>
          </w:rPr>
        </w:r>
        <w:r>
          <w:rPr>
            <w:noProof/>
            <w:webHidden/>
          </w:rPr>
          <w:fldChar w:fldCharType="separate"/>
        </w:r>
        <w:r w:rsidR="00D725D8">
          <w:rPr>
            <w:noProof/>
            <w:webHidden/>
          </w:rPr>
          <w:t>29</w:t>
        </w:r>
        <w:r>
          <w:rPr>
            <w:noProof/>
            <w:webHidden/>
          </w:rPr>
          <w:fldChar w:fldCharType="end"/>
        </w:r>
      </w:hyperlink>
    </w:p>
    <w:p w14:paraId="2761FA90" w14:textId="72AC1257" w:rsidR="000811FE" w:rsidRDefault="000811FE">
      <w:pPr>
        <w:pStyle w:val="TableofFigures"/>
        <w:tabs>
          <w:tab w:val="right" w:leader="dot" w:pos="9350"/>
        </w:tabs>
        <w:rPr>
          <w:rFonts w:asciiTheme="minorHAnsi" w:eastAsiaTheme="minorEastAsia" w:hAnsiTheme="minorHAnsi" w:cstheme="minorBidi"/>
          <w:noProof/>
        </w:rPr>
      </w:pPr>
      <w:hyperlink w:anchor="_Toc119577603" w:history="1">
        <w:r w:rsidRPr="007E388E">
          <w:rPr>
            <w:rStyle w:val="Hyperlink"/>
            <w:noProof/>
          </w:rPr>
          <w:t>Figure 25. ADC Data from Pulse Sensor Example 1</w:t>
        </w:r>
        <w:r>
          <w:rPr>
            <w:noProof/>
            <w:webHidden/>
          </w:rPr>
          <w:tab/>
        </w:r>
        <w:r>
          <w:rPr>
            <w:noProof/>
            <w:webHidden/>
          </w:rPr>
          <w:fldChar w:fldCharType="begin"/>
        </w:r>
        <w:r>
          <w:rPr>
            <w:noProof/>
            <w:webHidden/>
          </w:rPr>
          <w:instrText xml:space="preserve"> PAGEREF _Toc119577603 \h </w:instrText>
        </w:r>
        <w:r>
          <w:rPr>
            <w:noProof/>
            <w:webHidden/>
          </w:rPr>
        </w:r>
        <w:r>
          <w:rPr>
            <w:noProof/>
            <w:webHidden/>
          </w:rPr>
          <w:fldChar w:fldCharType="separate"/>
        </w:r>
        <w:r w:rsidR="00D725D8">
          <w:rPr>
            <w:noProof/>
            <w:webHidden/>
          </w:rPr>
          <w:t>32</w:t>
        </w:r>
        <w:r>
          <w:rPr>
            <w:noProof/>
            <w:webHidden/>
          </w:rPr>
          <w:fldChar w:fldCharType="end"/>
        </w:r>
      </w:hyperlink>
    </w:p>
    <w:p w14:paraId="74D6283F" w14:textId="50080D35" w:rsidR="000811FE" w:rsidRDefault="000811FE">
      <w:pPr>
        <w:pStyle w:val="TableofFigures"/>
        <w:tabs>
          <w:tab w:val="right" w:leader="dot" w:pos="9350"/>
        </w:tabs>
        <w:rPr>
          <w:rFonts w:asciiTheme="minorHAnsi" w:eastAsiaTheme="minorEastAsia" w:hAnsiTheme="minorHAnsi" w:cstheme="minorBidi"/>
          <w:noProof/>
        </w:rPr>
      </w:pPr>
      <w:hyperlink w:anchor="_Toc119577604" w:history="1">
        <w:r w:rsidRPr="007E388E">
          <w:rPr>
            <w:rStyle w:val="Hyperlink"/>
            <w:noProof/>
          </w:rPr>
          <w:t>Figure 26. Histogram 1</w:t>
        </w:r>
        <w:r>
          <w:rPr>
            <w:noProof/>
            <w:webHidden/>
          </w:rPr>
          <w:tab/>
        </w:r>
        <w:r>
          <w:rPr>
            <w:noProof/>
            <w:webHidden/>
          </w:rPr>
          <w:fldChar w:fldCharType="begin"/>
        </w:r>
        <w:r>
          <w:rPr>
            <w:noProof/>
            <w:webHidden/>
          </w:rPr>
          <w:instrText xml:space="preserve"> PAGEREF _Toc119577604 \h </w:instrText>
        </w:r>
        <w:r>
          <w:rPr>
            <w:noProof/>
            <w:webHidden/>
          </w:rPr>
        </w:r>
        <w:r>
          <w:rPr>
            <w:noProof/>
            <w:webHidden/>
          </w:rPr>
          <w:fldChar w:fldCharType="separate"/>
        </w:r>
        <w:r w:rsidR="00D725D8">
          <w:rPr>
            <w:noProof/>
            <w:webHidden/>
          </w:rPr>
          <w:t>34</w:t>
        </w:r>
        <w:r>
          <w:rPr>
            <w:noProof/>
            <w:webHidden/>
          </w:rPr>
          <w:fldChar w:fldCharType="end"/>
        </w:r>
      </w:hyperlink>
    </w:p>
    <w:p w14:paraId="56D2F318" w14:textId="01C8489D" w:rsidR="000811FE" w:rsidRDefault="000811FE">
      <w:pPr>
        <w:pStyle w:val="TableofFigures"/>
        <w:tabs>
          <w:tab w:val="right" w:leader="dot" w:pos="9350"/>
        </w:tabs>
        <w:rPr>
          <w:rFonts w:asciiTheme="minorHAnsi" w:eastAsiaTheme="minorEastAsia" w:hAnsiTheme="minorHAnsi" w:cstheme="minorBidi"/>
          <w:noProof/>
        </w:rPr>
      </w:pPr>
      <w:hyperlink w:anchor="_Toc119577605" w:history="1">
        <w:r w:rsidRPr="007E388E">
          <w:rPr>
            <w:rStyle w:val="Hyperlink"/>
            <w:noProof/>
          </w:rPr>
          <w:t>Figure 27. ADC Data from Pulse Sensor Example 2</w:t>
        </w:r>
        <w:r>
          <w:rPr>
            <w:noProof/>
            <w:webHidden/>
          </w:rPr>
          <w:tab/>
        </w:r>
        <w:r>
          <w:rPr>
            <w:noProof/>
            <w:webHidden/>
          </w:rPr>
          <w:fldChar w:fldCharType="begin"/>
        </w:r>
        <w:r>
          <w:rPr>
            <w:noProof/>
            <w:webHidden/>
          </w:rPr>
          <w:instrText xml:space="preserve"> PAGEREF _Toc119577605 \h </w:instrText>
        </w:r>
        <w:r>
          <w:rPr>
            <w:noProof/>
            <w:webHidden/>
          </w:rPr>
        </w:r>
        <w:r>
          <w:rPr>
            <w:noProof/>
            <w:webHidden/>
          </w:rPr>
          <w:fldChar w:fldCharType="separate"/>
        </w:r>
        <w:r w:rsidR="00D725D8">
          <w:rPr>
            <w:noProof/>
            <w:webHidden/>
          </w:rPr>
          <w:t>34</w:t>
        </w:r>
        <w:r>
          <w:rPr>
            <w:noProof/>
            <w:webHidden/>
          </w:rPr>
          <w:fldChar w:fldCharType="end"/>
        </w:r>
      </w:hyperlink>
    </w:p>
    <w:p w14:paraId="75C4C372" w14:textId="5048D00D" w:rsidR="000811FE" w:rsidRDefault="000811FE">
      <w:pPr>
        <w:pStyle w:val="TableofFigures"/>
        <w:tabs>
          <w:tab w:val="right" w:leader="dot" w:pos="9350"/>
        </w:tabs>
        <w:rPr>
          <w:rFonts w:asciiTheme="minorHAnsi" w:eastAsiaTheme="minorEastAsia" w:hAnsiTheme="minorHAnsi" w:cstheme="minorBidi"/>
          <w:noProof/>
        </w:rPr>
      </w:pPr>
      <w:hyperlink w:anchor="_Toc119577606" w:history="1">
        <w:r w:rsidRPr="007E388E">
          <w:rPr>
            <w:rStyle w:val="Hyperlink"/>
            <w:noProof/>
          </w:rPr>
          <w:t>Figure 28. Histogram 2</w:t>
        </w:r>
        <w:r>
          <w:rPr>
            <w:noProof/>
            <w:webHidden/>
          </w:rPr>
          <w:tab/>
        </w:r>
        <w:r>
          <w:rPr>
            <w:noProof/>
            <w:webHidden/>
          </w:rPr>
          <w:fldChar w:fldCharType="begin"/>
        </w:r>
        <w:r>
          <w:rPr>
            <w:noProof/>
            <w:webHidden/>
          </w:rPr>
          <w:instrText xml:space="preserve"> PAGEREF _Toc119577606 \h </w:instrText>
        </w:r>
        <w:r>
          <w:rPr>
            <w:noProof/>
            <w:webHidden/>
          </w:rPr>
        </w:r>
        <w:r>
          <w:rPr>
            <w:noProof/>
            <w:webHidden/>
          </w:rPr>
          <w:fldChar w:fldCharType="separate"/>
        </w:r>
        <w:r w:rsidR="00D725D8">
          <w:rPr>
            <w:noProof/>
            <w:webHidden/>
          </w:rPr>
          <w:t>34</w:t>
        </w:r>
        <w:r>
          <w:rPr>
            <w:noProof/>
            <w:webHidden/>
          </w:rPr>
          <w:fldChar w:fldCharType="end"/>
        </w:r>
      </w:hyperlink>
    </w:p>
    <w:p w14:paraId="188AE38E" w14:textId="1F4EB1EA" w:rsidR="000811FE" w:rsidRDefault="000811FE">
      <w:pPr>
        <w:pStyle w:val="TableofFigures"/>
        <w:tabs>
          <w:tab w:val="right" w:leader="dot" w:pos="9350"/>
        </w:tabs>
        <w:rPr>
          <w:rFonts w:asciiTheme="minorHAnsi" w:eastAsiaTheme="minorEastAsia" w:hAnsiTheme="minorHAnsi" w:cstheme="minorBidi"/>
          <w:noProof/>
        </w:rPr>
      </w:pPr>
      <w:hyperlink w:anchor="_Toc119577607" w:history="1">
        <w:r w:rsidRPr="007E388E">
          <w:rPr>
            <w:rStyle w:val="Hyperlink"/>
            <w:noProof/>
          </w:rPr>
          <w:t>Figure 29. First 30 seconds of ADC Data from Pulse Sensor Example 1</w:t>
        </w:r>
        <w:r>
          <w:rPr>
            <w:noProof/>
            <w:webHidden/>
          </w:rPr>
          <w:tab/>
        </w:r>
        <w:r>
          <w:rPr>
            <w:noProof/>
            <w:webHidden/>
          </w:rPr>
          <w:fldChar w:fldCharType="begin"/>
        </w:r>
        <w:r>
          <w:rPr>
            <w:noProof/>
            <w:webHidden/>
          </w:rPr>
          <w:instrText xml:space="preserve"> PAGEREF _Toc119577607 \h </w:instrText>
        </w:r>
        <w:r>
          <w:rPr>
            <w:noProof/>
            <w:webHidden/>
          </w:rPr>
        </w:r>
        <w:r>
          <w:rPr>
            <w:noProof/>
            <w:webHidden/>
          </w:rPr>
          <w:fldChar w:fldCharType="separate"/>
        </w:r>
        <w:r w:rsidR="00D725D8">
          <w:rPr>
            <w:noProof/>
            <w:webHidden/>
          </w:rPr>
          <w:t>35</w:t>
        </w:r>
        <w:r>
          <w:rPr>
            <w:noProof/>
            <w:webHidden/>
          </w:rPr>
          <w:fldChar w:fldCharType="end"/>
        </w:r>
      </w:hyperlink>
    </w:p>
    <w:p w14:paraId="23486ADF" w14:textId="51073CB3" w:rsidR="000811FE" w:rsidRDefault="000811FE">
      <w:pPr>
        <w:pStyle w:val="TableofFigures"/>
        <w:tabs>
          <w:tab w:val="right" w:leader="dot" w:pos="9350"/>
        </w:tabs>
        <w:rPr>
          <w:rFonts w:asciiTheme="minorHAnsi" w:eastAsiaTheme="minorEastAsia" w:hAnsiTheme="minorHAnsi" w:cstheme="minorBidi"/>
          <w:noProof/>
        </w:rPr>
      </w:pPr>
      <w:hyperlink w:anchor="_Toc119577608" w:history="1">
        <w:r w:rsidRPr="007E388E">
          <w:rPr>
            <w:rStyle w:val="Hyperlink"/>
            <w:noProof/>
          </w:rPr>
          <w:t>Figure 30. Power Spectrum of ADC Data from Pulse Sensor Example 1</w:t>
        </w:r>
        <w:r>
          <w:rPr>
            <w:noProof/>
            <w:webHidden/>
          </w:rPr>
          <w:tab/>
        </w:r>
        <w:r>
          <w:rPr>
            <w:noProof/>
            <w:webHidden/>
          </w:rPr>
          <w:fldChar w:fldCharType="begin"/>
        </w:r>
        <w:r>
          <w:rPr>
            <w:noProof/>
            <w:webHidden/>
          </w:rPr>
          <w:instrText xml:space="preserve"> PAGEREF _Toc119577608 \h </w:instrText>
        </w:r>
        <w:r>
          <w:rPr>
            <w:noProof/>
            <w:webHidden/>
          </w:rPr>
        </w:r>
        <w:r>
          <w:rPr>
            <w:noProof/>
            <w:webHidden/>
          </w:rPr>
          <w:fldChar w:fldCharType="separate"/>
        </w:r>
        <w:r w:rsidR="00D725D8">
          <w:rPr>
            <w:noProof/>
            <w:webHidden/>
          </w:rPr>
          <w:t>35</w:t>
        </w:r>
        <w:r>
          <w:rPr>
            <w:noProof/>
            <w:webHidden/>
          </w:rPr>
          <w:fldChar w:fldCharType="end"/>
        </w:r>
      </w:hyperlink>
    </w:p>
    <w:p w14:paraId="2C38ADE7" w14:textId="1556371E" w:rsidR="000811FE" w:rsidRDefault="000811FE">
      <w:pPr>
        <w:pStyle w:val="TableofFigures"/>
        <w:tabs>
          <w:tab w:val="right" w:leader="dot" w:pos="9350"/>
        </w:tabs>
        <w:rPr>
          <w:rFonts w:asciiTheme="minorHAnsi" w:eastAsiaTheme="minorEastAsia" w:hAnsiTheme="minorHAnsi" w:cstheme="minorBidi"/>
          <w:noProof/>
        </w:rPr>
      </w:pPr>
      <w:hyperlink w:anchor="_Toc119577609" w:history="1">
        <w:r w:rsidRPr="007E388E">
          <w:rPr>
            <w:rStyle w:val="Hyperlink"/>
            <w:noProof/>
          </w:rPr>
          <w:t>Figure 31. GSR Voltage and Resistance Table</w:t>
        </w:r>
        <w:r>
          <w:rPr>
            <w:noProof/>
            <w:webHidden/>
          </w:rPr>
          <w:tab/>
        </w:r>
        <w:r>
          <w:rPr>
            <w:noProof/>
            <w:webHidden/>
          </w:rPr>
          <w:fldChar w:fldCharType="begin"/>
        </w:r>
        <w:r>
          <w:rPr>
            <w:noProof/>
            <w:webHidden/>
          </w:rPr>
          <w:instrText xml:space="preserve"> PAGEREF _Toc119577609 \h </w:instrText>
        </w:r>
        <w:r>
          <w:rPr>
            <w:noProof/>
            <w:webHidden/>
          </w:rPr>
        </w:r>
        <w:r>
          <w:rPr>
            <w:noProof/>
            <w:webHidden/>
          </w:rPr>
          <w:fldChar w:fldCharType="separate"/>
        </w:r>
        <w:r w:rsidR="00D725D8">
          <w:rPr>
            <w:noProof/>
            <w:webHidden/>
          </w:rPr>
          <w:t>37</w:t>
        </w:r>
        <w:r>
          <w:rPr>
            <w:noProof/>
            <w:webHidden/>
          </w:rPr>
          <w:fldChar w:fldCharType="end"/>
        </w:r>
      </w:hyperlink>
    </w:p>
    <w:p w14:paraId="157435F0" w14:textId="6FC1BA25" w:rsidR="000811FE" w:rsidRDefault="000811FE">
      <w:pPr>
        <w:pStyle w:val="TableofFigures"/>
        <w:tabs>
          <w:tab w:val="right" w:leader="dot" w:pos="9350"/>
        </w:tabs>
        <w:rPr>
          <w:rFonts w:asciiTheme="minorHAnsi" w:eastAsiaTheme="minorEastAsia" w:hAnsiTheme="minorHAnsi" w:cstheme="minorBidi"/>
          <w:noProof/>
        </w:rPr>
      </w:pPr>
      <w:hyperlink w:anchor="_Toc119577610" w:history="1">
        <w:r w:rsidRPr="007E388E">
          <w:rPr>
            <w:rStyle w:val="Hyperlink"/>
            <w:noProof/>
          </w:rPr>
          <w:t>Figure 32. Image of project in action</w:t>
        </w:r>
        <w:r>
          <w:rPr>
            <w:noProof/>
            <w:webHidden/>
          </w:rPr>
          <w:tab/>
        </w:r>
        <w:r>
          <w:rPr>
            <w:noProof/>
            <w:webHidden/>
          </w:rPr>
          <w:fldChar w:fldCharType="begin"/>
        </w:r>
        <w:r>
          <w:rPr>
            <w:noProof/>
            <w:webHidden/>
          </w:rPr>
          <w:instrText xml:space="preserve"> PAGEREF _Toc119577610 \h </w:instrText>
        </w:r>
        <w:r>
          <w:rPr>
            <w:noProof/>
            <w:webHidden/>
          </w:rPr>
        </w:r>
        <w:r>
          <w:rPr>
            <w:noProof/>
            <w:webHidden/>
          </w:rPr>
          <w:fldChar w:fldCharType="separate"/>
        </w:r>
        <w:r w:rsidR="00D725D8">
          <w:rPr>
            <w:noProof/>
            <w:webHidden/>
          </w:rPr>
          <w:t>38</w:t>
        </w:r>
        <w:r>
          <w:rPr>
            <w:noProof/>
            <w:webHidden/>
          </w:rPr>
          <w:fldChar w:fldCharType="end"/>
        </w:r>
      </w:hyperlink>
    </w:p>
    <w:p w14:paraId="2645E273" w14:textId="3C391CF7" w:rsidR="000811FE" w:rsidRDefault="000811FE">
      <w:pPr>
        <w:pStyle w:val="TableofFigures"/>
        <w:tabs>
          <w:tab w:val="right" w:leader="dot" w:pos="9350"/>
        </w:tabs>
        <w:rPr>
          <w:rFonts w:asciiTheme="minorHAnsi" w:eastAsiaTheme="minorEastAsia" w:hAnsiTheme="minorHAnsi" w:cstheme="minorBidi"/>
          <w:noProof/>
        </w:rPr>
      </w:pPr>
      <w:hyperlink w:anchor="_Toc119577611" w:history="1">
        <w:r w:rsidRPr="007E388E">
          <w:rPr>
            <w:rStyle w:val="Hyperlink"/>
            <w:noProof/>
          </w:rPr>
          <w:t>Figure 33. Live Demo with Sensors</w:t>
        </w:r>
        <w:r>
          <w:rPr>
            <w:noProof/>
            <w:webHidden/>
          </w:rPr>
          <w:tab/>
        </w:r>
        <w:r>
          <w:rPr>
            <w:noProof/>
            <w:webHidden/>
          </w:rPr>
          <w:fldChar w:fldCharType="begin"/>
        </w:r>
        <w:r>
          <w:rPr>
            <w:noProof/>
            <w:webHidden/>
          </w:rPr>
          <w:instrText xml:space="preserve"> PAGEREF _Toc119577611 \h </w:instrText>
        </w:r>
        <w:r>
          <w:rPr>
            <w:noProof/>
            <w:webHidden/>
          </w:rPr>
        </w:r>
        <w:r>
          <w:rPr>
            <w:noProof/>
            <w:webHidden/>
          </w:rPr>
          <w:fldChar w:fldCharType="separate"/>
        </w:r>
        <w:r w:rsidR="00D725D8">
          <w:rPr>
            <w:noProof/>
            <w:webHidden/>
          </w:rPr>
          <w:t>39</w:t>
        </w:r>
        <w:r>
          <w:rPr>
            <w:noProof/>
            <w:webHidden/>
          </w:rPr>
          <w:fldChar w:fldCharType="end"/>
        </w:r>
      </w:hyperlink>
    </w:p>
    <w:p w14:paraId="620D1A56" w14:textId="39D5F49C" w:rsidR="000811FE" w:rsidRDefault="000811FE">
      <w:pPr>
        <w:pStyle w:val="TableofFigures"/>
        <w:tabs>
          <w:tab w:val="right" w:leader="dot" w:pos="9350"/>
        </w:tabs>
        <w:rPr>
          <w:rFonts w:asciiTheme="minorHAnsi" w:eastAsiaTheme="minorEastAsia" w:hAnsiTheme="minorHAnsi" w:cstheme="minorBidi"/>
          <w:noProof/>
        </w:rPr>
      </w:pPr>
      <w:hyperlink w:anchor="_Toc119577612" w:history="1">
        <w:r w:rsidRPr="007E388E">
          <w:rPr>
            <w:rStyle w:val="Hyperlink"/>
            <w:noProof/>
          </w:rPr>
          <w:t>Figure 34. Sensors with stress detection module</w:t>
        </w:r>
        <w:r>
          <w:rPr>
            <w:noProof/>
            <w:webHidden/>
          </w:rPr>
          <w:tab/>
        </w:r>
        <w:r>
          <w:rPr>
            <w:noProof/>
            <w:webHidden/>
          </w:rPr>
          <w:fldChar w:fldCharType="begin"/>
        </w:r>
        <w:r>
          <w:rPr>
            <w:noProof/>
            <w:webHidden/>
          </w:rPr>
          <w:instrText xml:space="preserve"> PAGEREF _Toc119577612 \h </w:instrText>
        </w:r>
        <w:r>
          <w:rPr>
            <w:noProof/>
            <w:webHidden/>
          </w:rPr>
        </w:r>
        <w:r>
          <w:rPr>
            <w:noProof/>
            <w:webHidden/>
          </w:rPr>
          <w:fldChar w:fldCharType="separate"/>
        </w:r>
        <w:r w:rsidR="00D725D8">
          <w:rPr>
            <w:noProof/>
            <w:webHidden/>
          </w:rPr>
          <w:t>40</w:t>
        </w:r>
        <w:r>
          <w:rPr>
            <w:noProof/>
            <w:webHidden/>
          </w:rPr>
          <w:fldChar w:fldCharType="end"/>
        </w:r>
      </w:hyperlink>
    </w:p>
    <w:p w14:paraId="2BB836CD" w14:textId="3EA7C00F" w:rsidR="000811FE" w:rsidRDefault="000811FE">
      <w:pPr>
        <w:pStyle w:val="TableofFigures"/>
        <w:tabs>
          <w:tab w:val="right" w:leader="dot" w:pos="9350"/>
        </w:tabs>
        <w:rPr>
          <w:rFonts w:asciiTheme="minorHAnsi" w:eastAsiaTheme="minorEastAsia" w:hAnsiTheme="minorHAnsi" w:cstheme="minorBidi"/>
          <w:noProof/>
        </w:rPr>
      </w:pPr>
      <w:hyperlink w:anchor="_Toc119577613" w:history="1">
        <w:r w:rsidRPr="007E388E">
          <w:rPr>
            <w:rStyle w:val="Hyperlink"/>
            <w:noProof/>
          </w:rPr>
          <w:t>Figure 35. Simplified block design</w:t>
        </w:r>
        <w:r>
          <w:rPr>
            <w:noProof/>
            <w:webHidden/>
          </w:rPr>
          <w:tab/>
        </w:r>
        <w:r>
          <w:rPr>
            <w:noProof/>
            <w:webHidden/>
          </w:rPr>
          <w:fldChar w:fldCharType="begin"/>
        </w:r>
        <w:r>
          <w:rPr>
            <w:noProof/>
            <w:webHidden/>
          </w:rPr>
          <w:instrText xml:space="preserve"> PAGEREF _Toc119577613 \h </w:instrText>
        </w:r>
        <w:r>
          <w:rPr>
            <w:noProof/>
            <w:webHidden/>
          </w:rPr>
        </w:r>
        <w:r>
          <w:rPr>
            <w:noProof/>
            <w:webHidden/>
          </w:rPr>
          <w:fldChar w:fldCharType="separate"/>
        </w:r>
        <w:r w:rsidR="00D725D8">
          <w:rPr>
            <w:noProof/>
            <w:webHidden/>
          </w:rPr>
          <w:t>40</w:t>
        </w:r>
        <w:r>
          <w:rPr>
            <w:noProof/>
            <w:webHidden/>
          </w:rPr>
          <w:fldChar w:fldCharType="end"/>
        </w:r>
      </w:hyperlink>
    </w:p>
    <w:p w14:paraId="551B1CFB" w14:textId="78FBEF53" w:rsidR="000811FE" w:rsidRDefault="000811FE">
      <w:pPr>
        <w:pStyle w:val="TableofFigures"/>
        <w:tabs>
          <w:tab w:val="right" w:leader="dot" w:pos="9350"/>
        </w:tabs>
        <w:rPr>
          <w:rFonts w:asciiTheme="minorHAnsi" w:eastAsiaTheme="minorEastAsia" w:hAnsiTheme="minorHAnsi" w:cstheme="minorBidi"/>
          <w:noProof/>
        </w:rPr>
      </w:pPr>
      <w:hyperlink w:anchor="_Toc119577614" w:history="1">
        <w:r w:rsidRPr="007E388E">
          <w:rPr>
            <w:rStyle w:val="Hyperlink"/>
            <w:noProof/>
          </w:rPr>
          <w:t>Figure 36. Oscilloscope Reading of Pulse Sensor</w:t>
        </w:r>
        <w:r>
          <w:rPr>
            <w:noProof/>
            <w:webHidden/>
          </w:rPr>
          <w:tab/>
        </w:r>
        <w:r>
          <w:rPr>
            <w:noProof/>
            <w:webHidden/>
          </w:rPr>
          <w:fldChar w:fldCharType="begin"/>
        </w:r>
        <w:r>
          <w:rPr>
            <w:noProof/>
            <w:webHidden/>
          </w:rPr>
          <w:instrText xml:space="preserve"> PAGEREF _Toc119577614 \h </w:instrText>
        </w:r>
        <w:r>
          <w:rPr>
            <w:noProof/>
            <w:webHidden/>
          </w:rPr>
        </w:r>
        <w:r>
          <w:rPr>
            <w:noProof/>
            <w:webHidden/>
          </w:rPr>
          <w:fldChar w:fldCharType="separate"/>
        </w:r>
        <w:r w:rsidR="00D725D8">
          <w:rPr>
            <w:noProof/>
            <w:webHidden/>
          </w:rPr>
          <w:t>42</w:t>
        </w:r>
        <w:r>
          <w:rPr>
            <w:noProof/>
            <w:webHidden/>
          </w:rPr>
          <w:fldChar w:fldCharType="end"/>
        </w:r>
      </w:hyperlink>
    </w:p>
    <w:p w14:paraId="289BA350" w14:textId="0C33A01B" w:rsidR="00A46D45" w:rsidRPr="005F2D46" w:rsidRDefault="00C609CF" w:rsidP="005F2D46">
      <w:pPr>
        <w:pStyle w:val="TableofFigures"/>
        <w:tabs>
          <w:tab w:val="right" w:leader="dot" w:pos="10190"/>
        </w:tabs>
        <w:spacing w:line="360" w:lineRule="auto"/>
        <w:rPr>
          <w:rFonts w:eastAsiaTheme="minorEastAsia"/>
          <w:noProof/>
          <w:sz w:val="24"/>
          <w:szCs w:val="24"/>
        </w:rPr>
      </w:pPr>
      <w:r w:rsidRPr="005F2D46">
        <w:rPr>
          <w:sz w:val="24"/>
          <w:szCs w:val="24"/>
        </w:rPr>
        <w:fldChar w:fldCharType="end"/>
      </w:r>
      <w:r w:rsidR="00A46D45" w:rsidRPr="005F2D46">
        <w:rPr>
          <w:sz w:val="24"/>
          <w:szCs w:val="24"/>
        </w:rPr>
        <w:br w:type="page"/>
      </w:r>
    </w:p>
    <w:p w14:paraId="32DBA096" w14:textId="64CDA6BC" w:rsidR="00A46D45" w:rsidRPr="005F2D46" w:rsidRDefault="00A46D45" w:rsidP="00546C68">
      <w:pPr>
        <w:spacing w:line="360" w:lineRule="auto"/>
        <w:jc w:val="center"/>
        <w:rPr>
          <w:sz w:val="24"/>
          <w:szCs w:val="24"/>
        </w:rPr>
      </w:pPr>
      <w:r w:rsidRPr="005F2D46">
        <w:rPr>
          <w:sz w:val="24"/>
          <w:szCs w:val="24"/>
        </w:rPr>
        <w:lastRenderedPageBreak/>
        <w:t>List of Tables</w:t>
      </w:r>
    </w:p>
    <w:p w14:paraId="5BC44711" w14:textId="3FC2D47D" w:rsidR="00D725D8" w:rsidRDefault="00C609CF">
      <w:pPr>
        <w:pStyle w:val="TableofFigures"/>
        <w:tabs>
          <w:tab w:val="right" w:leader="dot" w:pos="9350"/>
        </w:tabs>
        <w:rPr>
          <w:rFonts w:asciiTheme="minorHAnsi" w:eastAsiaTheme="minorEastAsia" w:hAnsiTheme="minorHAnsi" w:cstheme="minorBidi"/>
          <w:noProof/>
        </w:rPr>
      </w:pPr>
      <w:r w:rsidRPr="00B50F72">
        <w:rPr>
          <w:sz w:val="24"/>
          <w:szCs w:val="24"/>
        </w:rPr>
        <w:fldChar w:fldCharType="begin"/>
      </w:r>
      <w:r w:rsidRPr="00B50F72">
        <w:rPr>
          <w:sz w:val="24"/>
          <w:szCs w:val="24"/>
        </w:rPr>
        <w:instrText xml:space="preserve"> TOC \h \z \c "Table" </w:instrText>
      </w:r>
      <w:r w:rsidRPr="00B50F72">
        <w:rPr>
          <w:sz w:val="24"/>
          <w:szCs w:val="24"/>
        </w:rPr>
        <w:fldChar w:fldCharType="separate"/>
      </w:r>
      <w:hyperlink w:anchor="_Toc119581060" w:history="1">
        <w:r w:rsidR="00D725D8" w:rsidRPr="00802FD0">
          <w:rPr>
            <w:rStyle w:val="Hyperlink"/>
            <w:noProof/>
          </w:rPr>
          <w:t>Table 1. Constraints for Pmod AD2</w:t>
        </w:r>
        <w:r w:rsidR="00D725D8">
          <w:rPr>
            <w:noProof/>
            <w:webHidden/>
          </w:rPr>
          <w:tab/>
        </w:r>
        <w:r w:rsidR="00D725D8">
          <w:rPr>
            <w:noProof/>
            <w:webHidden/>
          </w:rPr>
          <w:fldChar w:fldCharType="begin"/>
        </w:r>
        <w:r w:rsidR="00D725D8">
          <w:rPr>
            <w:noProof/>
            <w:webHidden/>
          </w:rPr>
          <w:instrText xml:space="preserve"> PAGEREF _Toc119581060 \h </w:instrText>
        </w:r>
        <w:r w:rsidR="00D725D8">
          <w:rPr>
            <w:noProof/>
            <w:webHidden/>
          </w:rPr>
        </w:r>
        <w:r w:rsidR="00D725D8">
          <w:rPr>
            <w:noProof/>
            <w:webHidden/>
          </w:rPr>
          <w:fldChar w:fldCharType="separate"/>
        </w:r>
        <w:r w:rsidR="00D725D8">
          <w:rPr>
            <w:noProof/>
            <w:webHidden/>
          </w:rPr>
          <w:t>30</w:t>
        </w:r>
        <w:r w:rsidR="00D725D8">
          <w:rPr>
            <w:noProof/>
            <w:webHidden/>
          </w:rPr>
          <w:fldChar w:fldCharType="end"/>
        </w:r>
      </w:hyperlink>
    </w:p>
    <w:p w14:paraId="13E72D7F" w14:textId="12B22970" w:rsidR="00D725D8" w:rsidRDefault="00D725D8">
      <w:pPr>
        <w:pStyle w:val="TableofFigures"/>
        <w:tabs>
          <w:tab w:val="right" w:leader="dot" w:pos="9350"/>
        </w:tabs>
        <w:rPr>
          <w:rFonts w:asciiTheme="minorHAnsi" w:eastAsiaTheme="minorEastAsia" w:hAnsiTheme="minorHAnsi" w:cstheme="minorBidi"/>
          <w:noProof/>
        </w:rPr>
      </w:pPr>
      <w:hyperlink w:anchor="_Toc119581061" w:history="1">
        <w:r w:rsidRPr="00802FD0">
          <w:rPr>
            <w:rStyle w:val="Hyperlink"/>
            <w:noProof/>
          </w:rPr>
          <w:t>Table 2. Constraints for Pmod TC1</w:t>
        </w:r>
        <w:r>
          <w:rPr>
            <w:noProof/>
            <w:webHidden/>
          </w:rPr>
          <w:tab/>
        </w:r>
        <w:r>
          <w:rPr>
            <w:noProof/>
            <w:webHidden/>
          </w:rPr>
          <w:fldChar w:fldCharType="begin"/>
        </w:r>
        <w:r>
          <w:rPr>
            <w:noProof/>
            <w:webHidden/>
          </w:rPr>
          <w:instrText xml:space="preserve"> PAGEREF _Toc119581061 \h </w:instrText>
        </w:r>
        <w:r>
          <w:rPr>
            <w:noProof/>
            <w:webHidden/>
          </w:rPr>
        </w:r>
        <w:r>
          <w:rPr>
            <w:noProof/>
            <w:webHidden/>
          </w:rPr>
          <w:fldChar w:fldCharType="separate"/>
        </w:r>
        <w:r>
          <w:rPr>
            <w:noProof/>
            <w:webHidden/>
          </w:rPr>
          <w:t>30</w:t>
        </w:r>
        <w:r>
          <w:rPr>
            <w:noProof/>
            <w:webHidden/>
          </w:rPr>
          <w:fldChar w:fldCharType="end"/>
        </w:r>
      </w:hyperlink>
    </w:p>
    <w:p w14:paraId="26C91E35" w14:textId="222FB261" w:rsidR="00D725D8" w:rsidRDefault="00D725D8">
      <w:pPr>
        <w:pStyle w:val="TableofFigures"/>
        <w:tabs>
          <w:tab w:val="right" w:leader="dot" w:pos="9350"/>
        </w:tabs>
        <w:rPr>
          <w:rFonts w:asciiTheme="minorHAnsi" w:eastAsiaTheme="minorEastAsia" w:hAnsiTheme="minorHAnsi" w:cstheme="minorBidi"/>
          <w:noProof/>
        </w:rPr>
      </w:pPr>
      <w:hyperlink w:anchor="_Toc119581062" w:history="1">
        <w:r w:rsidRPr="00802FD0">
          <w:rPr>
            <w:rStyle w:val="Hyperlink"/>
            <w:noProof/>
          </w:rPr>
          <w:t>Table 3. Constraints for Pmod OLED</w:t>
        </w:r>
        <w:r>
          <w:rPr>
            <w:noProof/>
            <w:webHidden/>
          </w:rPr>
          <w:tab/>
        </w:r>
        <w:r>
          <w:rPr>
            <w:noProof/>
            <w:webHidden/>
          </w:rPr>
          <w:fldChar w:fldCharType="begin"/>
        </w:r>
        <w:r>
          <w:rPr>
            <w:noProof/>
            <w:webHidden/>
          </w:rPr>
          <w:instrText xml:space="preserve"> PAGEREF _Toc119581062 \h </w:instrText>
        </w:r>
        <w:r>
          <w:rPr>
            <w:noProof/>
            <w:webHidden/>
          </w:rPr>
        </w:r>
        <w:r>
          <w:rPr>
            <w:noProof/>
            <w:webHidden/>
          </w:rPr>
          <w:fldChar w:fldCharType="separate"/>
        </w:r>
        <w:r>
          <w:rPr>
            <w:noProof/>
            <w:webHidden/>
          </w:rPr>
          <w:t>30</w:t>
        </w:r>
        <w:r>
          <w:rPr>
            <w:noProof/>
            <w:webHidden/>
          </w:rPr>
          <w:fldChar w:fldCharType="end"/>
        </w:r>
      </w:hyperlink>
    </w:p>
    <w:p w14:paraId="69A1433B" w14:textId="0C988C28" w:rsidR="00A46D45" w:rsidRPr="00B50F72" w:rsidRDefault="00C609CF" w:rsidP="00B50F72">
      <w:pPr>
        <w:spacing w:line="360" w:lineRule="auto"/>
        <w:jc w:val="center"/>
        <w:rPr>
          <w:sz w:val="24"/>
          <w:szCs w:val="24"/>
        </w:rPr>
      </w:pPr>
      <w:r w:rsidRPr="00B50F72">
        <w:rPr>
          <w:sz w:val="24"/>
          <w:szCs w:val="24"/>
        </w:rPr>
        <w:fldChar w:fldCharType="end"/>
      </w:r>
    </w:p>
    <w:p w14:paraId="40634929" w14:textId="0BFAD3CE" w:rsidR="00A46D45" w:rsidRPr="00B50F72" w:rsidRDefault="00A46D45" w:rsidP="00B50F72">
      <w:pPr>
        <w:widowControl/>
        <w:autoSpaceDE/>
        <w:autoSpaceDN/>
        <w:spacing w:after="160" w:line="360" w:lineRule="auto"/>
        <w:rPr>
          <w:sz w:val="24"/>
          <w:szCs w:val="24"/>
        </w:rPr>
      </w:pPr>
      <w:r w:rsidRPr="00B50F72">
        <w:rPr>
          <w:sz w:val="24"/>
          <w:szCs w:val="24"/>
        </w:rPr>
        <w:br w:type="page"/>
      </w:r>
    </w:p>
    <w:p w14:paraId="3BFA8455" w14:textId="10B4F219" w:rsidR="00A46D45" w:rsidRPr="005F2D46" w:rsidRDefault="000A5AB1" w:rsidP="0023392C">
      <w:pPr>
        <w:pStyle w:val="NormalWeb"/>
        <w:spacing w:before="0" w:beforeAutospacing="0" w:after="0" w:afterAutospacing="0"/>
        <w:ind w:left="2800" w:right="3514"/>
        <w:jc w:val="center"/>
        <w:rPr>
          <w:color w:val="000000"/>
        </w:rPr>
      </w:pPr>
      <w:r w:rsidRPr="005F2D46">
        <w:rPr>
          <w:color w:val="000000"/>
        </w:rPr>
        <w:lastRenderedPageBreak/>
        <w:t>Abstract</w:t>
      </w:r>
    </w:p>
    <w:p w14:paraId="3BB1D061" w14:textId="309C3C76" w:rsidR="000A5AB1" w:rsidRPr="005F2D46" w:rsidRDefault="000A5AB1" w:rsidP="0023392C">
      <w:pPr>
        <w:pStyle w:val="NormalWeb"/>
        <w:spacing w:before="0" w:beforeAutospacing="0" w:after="0" w:afterAutospacing="0"/>
        <w:ind w:left="2800" w:right="3514"/>
        <w:jc w:val="center"/>
        <w:rPr>
          <w:color w:val="000000"/>
        </w:rPr>
      </w:pPr>
    </w:p>
    <w:p w14:paraId="74C83E4D" w14:textId="77777777" w:rsidR="000A5AB1" w:rsidRPr="005F2D46" w:rsidRDefault="000A5AB1" w:rsidP="0023392C">
      <w:pPr>
        <w:pStyle w:val="NormalWeb"/>
        <w:spacing w:before="0" w:beforeAutospacing="0" w:after="0" w:afterAutospacing="0"/>
        <w:ind w:left="2800" w:right="3514"/>
        <w:jc w:val="center"/>
        <w:rPr>
          <w:color w:val="000000"/>
        </w:rPr>
      </w:pPr>
    </w:p>
    <w:p w14:paraId="5BAD033E" w14:textId="17625A16" w:rsidR="000A5AB1" w:rsidRPr="005F2D46" w:rsidRDefault="000A5AB1" w:rsidP="0023392C">
      <w:pPr>
        <w:pStyle w:val="NormalWeb"/>
        <w:spacing w:before="0" w:beforeAutospacing="0" w:after="0" w:afterAutospacing="0"/>
        <w:ind w:left="2800" w:right="3514"/>
        <w:jc w:val="center"/>
        <w:rPr>
          <w:color w:val="000000"/>
        </w:rPr>
      </w:pPr>
    </w:p>
    <w:p w14:paraId="3326BB6F" w14:textId="6FF16910" w:rsidR="000A5AB1" w:rsidRPr="005F2D46" w:rsidRDefault="000A5AB1" w:rsidP="0023392C">
      <w:pPr>
        <w:pStyle w:val="NormalWeb"/>
        <w:spacing w:before="0" w:beforeAutospacing="0" w:after="0" w:afterAutospacing="0"/>
        <w:ind w:left="2800" w:right="3514"/>
        <w:jc w:val="center"/>
        <w:rPr>
          <w:color w:val="000000"/>
        </w:rPr>
      </w:pPr>
    </w:p>
    <w:p w14:paraId="1B587F8E" w14:textId="77777777" w:rsidR="000A5AB1" w:rsidRPr="005F2D46" w:rsidRDefault="000A5AB1" w:rsidP="0023392C">
      <w:pPr>
        <w:pStyle w:val="NormalWeb"/>
        <w:spacing w:before="0" w:beforeAutospacing="0" w:after="0" w:afterAutospacing="0"/>
        <w:ind w:left="2800" w:right="3514"/>
        <w:jc w:val="center"/>
        <w:rPr>
          <w:color w:val="000000"/>
        </w:rPr>
      </w:pPr>
    </w:p>
    <w:p w14:paraId="4468E475" w14:textId="77777777" w:rsidR="000A5AB1" w:rsidRPr="005F2D46" w:rsidRDefault="000A5AB1" w:rsidP="000A5AB1">
      <w:pPr>
        <w:pStyle w:val="NormalWeb"/>
        <w:spacing w:before="0" w:beforeAutospacing="0" w:after="0" w:afterAutospacing="0"/>
        <w:ind w:left="2800" w:right="3514"/>
        <w:jc w:val="center"/>
        <w:rPr>
          <w:color w:val="000000"/>
        </w:rPr>
      </w:pPr>
      <w:r w:rsidRPr="005F2D46">
        <w:rPr>
          <w:color w:val="000000"/>
        </w:rPr>
        <w:t>Real Time Measurements of Biosignals on Development Board</w:t>
      </w:r>
    </w:p>
    <w:p w14:paraId="474F331E" w14:textId="77777777" w:rsidR="000A5AB1" w:rsidRPr="005F2D46" w:rsidRDefault="000A5AB1" w:rsidP="0023392C">
      <w:pPr>
        <w:pStyle w:val="NormalWeb"/>
        <w:spacing w:before="0" w:beforeAutospacing="0" w:after="0" w:afterAutospacing="0"/>
        <w:ind w:left="2800" w:right="3514"/>
        <w:jc w:val="center"/>
        <w:rPr>
          <w:color w:val="000000"/>
        </w:rPr>
      </w:pPr>
    </w:p>
    <w:p w14:paraId="23BA3431" w14:textId="211702C9" w:rsidR="004B735F" w:rsidRPr="005F2D46" w:rsidRDefault="004B735F" w:rsidP="0023392C">
      <w:pPr>
        <w:pStyle w:val="NormalWeb"/>
        <w:spacing w:before="0" w:beforeAutospacing="0" w:after="0" w:afterAutospacing="0"/>
        <w:ind w:left="2800" w:right="3514"/>
        <w:jc w:val="center"/>
        <w:rPr>
          <w:color w:val="000000"/>
        </w:rPr>
      </w:pPr>
    </w:p>
    <w:p w14:paraId="0AD2AC32" w14:textId="4F249F1A" w:rsidR="004B735F" w:rsidRPr="005F2D46" w:rsidRDefault="004B735F" w:rsidP="0023392C">
      <w:pPr>
        <w:pStyle w:val="NormalWeb"/>
        <w:spacing w:before="0" w:beforeAutospacing="0" w:after="0" w:afterAutospacing="0"/>
        <w:ind w:left="2800" w:right="3514"/>
        <w:jc w:val="center"/>
        <w:rPr>
          <w:color w:val="000000"/>
        </w:rPr>
      </w:pPr>
    </w:p>
    <w:p w14:paraId="4AF89757" w14:textId="3DD2B7DA" w:rsidR="004B735F" w:rsidRPr="005F2D46" w:rsidRDefault="004B735F" w:rsidP="0023392C">
      <w:pPr>
        <w:pStyle w:val="NormalWeb"/>
        <w:spacing w:before="0" w:beforeAutospacing="0" w:after="0" w:afterAutospacing="0"/>
        <w:ind w:left="2800" w:right="3514"/>
        <w:jc w:val="center"/>
        <w:rPr>
          <w:color w:val="000000"/>
        </w:rPr>
      </w:pPr>
    </w:p>
    <w:p w14:paraId="57E3F877" w14:textId="5FBFD800" w:rsidR="004B735F" w:rsidRPr="005F2D46" w:rsidRDefault="004B735F" w:rsidP="0023392C">
      <w:pPr>
        <w:pStyle w:val="NormalWeb"/>
        <w:spacing w:before="0" w:beforeAutospacing="0" w:after="0" w:afterAutospacing="0"/>
        <w:ind w:left="2800" w:right="3514"/>
        <w:jc w:val="center"/>
        <w:rPr>
          <w:color w:val="000000"/>
        </w:rPr>
      </w:pPr>
    </w:p>
    <w:p w14:paraId="53F79F4C" w14:textId="77777777" w:rsidR="004B735F" w:rsidRPr="005F2D46" w:rsidRDefault="004B735F" w:rsidP="004B735F">
      <w:pPr>
        <w:pStyle w:val="BodyText"/>
        <w:spacing w:before="0" w:line="343" w:lineRule="auto"/>
        <w:ind w:left="1387" w:right="2100"/>
        <w:jc w:val="center"/>
      </w:pPr>
      <w:r w:rsidRPr="005F2D46">
        <w:t>By</w:t>
      </w:r>
    </w:p>
    <w:p w14:paraId="5DA6FCC7" w14:textId="77777777" w:rsidR="004B735F" w:rsidRPr="005F2D46" w:rsidRDefault="004B735F" w:rsidP="004B735F">
      <w:pPr>
        <w:pStyle w:val="BodyText"/>
        <w:spacing w:before="0" w:line="343" w:lineRule="auto"/>
        <w:ind w:left="1387" w:right="2100"/>
        <w:jc w:val="center"/>
      </w:pPr>
      <w:r w:rsidRPr="005F2D46">
        <w:t>Luis Rivera</w:t>
      </w:r>
    </w:p>
    <w:p w14:paraId="5DCE71FB" w14:textId="77777777" w:rsidR="004B735F" w:rsidRPr="005F2D46" w:rsidRDefault="004B735F" w:rsidP="0023392C">
      <w:pPr>
        <w:pStyle w:val="NormalWeb"/>
        <w:spacing w:before="0" w:beforeAutospacing="0" w:after="0" w:afterAutospacing="0"/>
        <w:ind w:left="2800" w:right="3514"/>
        <w:jc w:val="center"/>
      </w:pPr>
    </w:p>
    <w:p w14:paraId="14B393F0" w14:textId="77777777" w:rsidR="00A46D45" w:rsidRPr="005F2D46" w:rsidRDefault="00A46D45" w:rsidP="0023392C">
      <w:pPr>
        <w:pStyle w:val="BodyText"/>
        <w:spacing w:before="0"/>
        <w:jc w:val="center"/>
      </w:pPr>
    </w:p>
    <w:p w14:paraId="483F169C" w14:textId="410AFC18" w:rsidR="00A46D45" w:rsidRPr="005F2D46" w:rsidRDefault="00A46D45" w:rsidP="0023392C">
      <w:pPr>
        <w:pStyle w:val="BodyText"/>
        <w:spacing w:before="0"/>
        <w:jc w:val="center"/>
      </w:pPr>
    </w:p>
    <w:p w14:paraId="5D7602C1" w14:textId="77777777" w:rsidR="000A5AB1" w:rsidRPr="005F2D46" w:rsidRDefault="000A5AB1" w:rsidP="0023392C">
      <w:pPr>
        <w:pStyle w:val="BodyText"/>
        <w:spacing w:before="0"/>
        <w:jc w:val="center"/>
      </w:pPr>
    </w:p>
    <w:p w14:paraId="66A16736" w14:textId="44C5D907" w:rsidR="00A46D45" w:rsidRPr="005F2D46" w:rsidRDefault="00A46D45" w:rsidP="0023392C">
      <w:pPr>
        <w:pStyle w:val="BodyText"/>
        <w:spacing w:before="3"/>
        <w:ind w:left="2160" w:right="1385"/>
      </w:pPr>
      <w:r w:rsidRPr="005F2D46">
        <w:t>Master</w:t>
      </w:r>
      <w:r w:rsidRPr="005F2D46">
        <w:rPr>
          <w:spacing w:val="-4"/>
        </w:rPr>
        <w:t xml:space="preserve"> </w:t>
      </w:r>
      <w:r w:rsidRPr="005F2D46">
        <w:t>of</w:t>
      </w:r>
      <w:r w:rsidRPr="005F2D46">
        <w:rPr>
          <w:spacing w:val="-4"/>
        </w:rPr>
        <w:t xml:space="preserve"> </w:t>
      </w:r>
      <w:r w:rsidRPr="005F2D46">
        <w:t>Science</w:t>
      </w:r>
      <w:r w:rsidRPr="005F2D46">
        <w:rPr>
          <w:spacing w:val="-2"/>
        </w:rPr>
        <w:t xml:space="preserve"> </w:t>
      </w:r>
      <w:r w:rsidRPr="005F2D46">
        <w:t>in</w:t>
      </w:r>
      <w:r w:rsidRPr="005F2D46">
        <w:rPr>
          <w:spacing w:val="-3"/>
        </w:rPr>
        <w:t xml:space="preserve"> </w:t>
      </w:r>
      <w:r w:rsidRPr="005F2D46">
        <w:t>Computer Engineering</w:t>
      </w:r>
    </w:p>
    <w:p w14:paraId="59016C0A" w14:textId="77777777" w:rsidR="00A46D45" w:rsidRPr="005F2D46" w:rsidRDefault="00A46D45" w:rsidP="00A46D45">
      <w:pPr>
        <w:pStyle w:val="BodyText"/>
        <w:spacing w:before="0"/>
      </w:pPr>
    </w:p>
    <w:p w14:paraId="269AAB47" w14:textId="77777777" w:rsidR="00A46D45" w:rsidRPr="005F2D46" w:rsidRDefault="00A46D45" w:rsidP="00A46D45">
      <w:pPr>
        <w:pStyle w:val="BodyText"/>
        <w:spacing w:before="0"/>
      </w:pPr>
    </w:p>
    <w:p w14:paraId="16A98EFF" w14:textId="77777777" w:rsidR="00A46D45" w:rsidRPr="005F2D46" w:rsidRDefault="00A46D45" w:rsidP="00A46D45">
      <w:pPr>
        <w:pStyle w:val="BodyText"/>
        <w:spacing w:before="0"/>
      </w:pPr>
    </w:p>
    <w:p w14:paraId="01DF9C11" w14:textId="77777777" w:rsidR="00A46D45" w:rsidRPr="005F2D46" w:rsidRDefault="00A46D45" w:rsidP="002028DF">
      <w:pPr>
        <w:pStyle w:val="BodyText"/>
        <w:spacing w:before="10"/>
        <w:ind w:left="792" w:right="864"/>
        <w:jc w:val="both"/>
      </w:pPr>
    </w:p>
    <w:p w14:paraId="069A7387" w14:textId="0209F3CE" w:rsidR="00802588" w:rsidRPr="005F2D46" w:rsidRDefault="00A46D45" w:rsidP="002028DF">
      <w:pPr>
        <w:pStyle w:val="BodyText"/>
        <w:spacing w:before="0" w:line="480" w:lineRule="auto"/>
        <w:ind w:left="792" w:right="864" w:firstLine="658"/>
        <w:jc w:val="both"/>
      </w:pPr>
      <w:r w:rsidRPr="005F2D46">
        <w:t xml:space="preserve">This graduate project implements real time analysis on multiple sensors connected to a Digilent Zybo Z7-20 development board, reference can be found here </w:t>
      </w:r>
      <w:r w:rsidRPr="005F2D46">
        <w:rPr>
          <w:color w:val="0070C0"/>
          <w:u w:val="single"/>
        </w:rPr>
        <w:fldChar w:fldCharType="begin"/>
      </w:r>
      <w:r w:rsidRPr="005F2D46">
        <w:rPr>
          <w:color w:val="0070C0"/>
          <w:u w:val="single"/>
        </w:rPr>
        <w:instrText xml:space="preserve"> REF _Ref118453936 \h  \* MERGEFORMAT </w:instrText>
      </w:r>
      <w:r w:rsidRPr="005F2D46">
        <w:rPr>
          <w:color w:val="0070C0"/>
          <w:u w:val="single"/>
        </w:rPr>
      </w:r>
      <w:r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33</w:t>
      </w:r>
      <w:r w:rsidRPr="005F2D46">
        <w:rPr>
          <w:color w:val="0070C0"/>
          <w:u w:val="single"/>
        </w:rPr>
        <w:fldChar w:fldCharType="end"/>
      </w:r>
      <w:r w:rsidRPr="005F2D46">
        <w:t>. The development board used Digilent Pmod’s to interface with sensors that connect to a human for measuring biosignals in real time. Once the development board is connected to the sensors (heart rate, galvanic skin response and temperature), it will perform processing on the received data from the sensors and calculate corresponding beats per minute (BPM), skin conductance and temperature of subject. The outcome of this project is a prototype wearable device that can measure vital signals of the user and identify stress using a stress detection algorithm</w:t>
      </w:r>
      <w:r w:rsidR="00C67800" w:rsidRPr="005F2D46">
        <w:t>.</w:t>
      </w:r>
    </w:p>
    <w:p w14:paraId="2FE223E2" w14:textId="77777777" w:rsidR="00802588" w:rsidRPr="005F2D46" w:rsidRDefault="00802588">
      <w:pPr>
        <w:widowControl/>
        <w:autoSpaceDE/>
        <w:autoSpaceDN/>
        <w:spacing w:after="160" w:line="259" w:lineRule="auto"/>
        <w:rPr>
          <w:sz w:val="24"/>
          <w:szCs w:val="24"/>
        </w:rPr>
      </w:pPr>
      <w:r w:rsidRPr="005F2D46">
        <w:rPr>
          <w:sz w:val="24"/>
          <w:szCs w:val="24"/>
        </w:rPr>
        <w:br w:type="page"/>
      </w:r>
    </w:p>
    <w:p w14:paraId="67AC417B" w14:textId="77777777" w:rsidR="00A46D45" w:rsidRPr="005F2D46" w:rsidRDefault="00A46D45" w:rsidP="00A46D45">
      <w:pPr>
        <w:pStyle w:val="BodyText"/>
        <w:spacing w:before="0" w:line="480" w:lineRule="auto"/>
        <w:ind w:left="782" w:right="845" w:firstLine="658"/>
        <w:sectPr w:rsidR="00A46D45" w:rsidRPr="005F2D46" w:rsidSect="00DC3231">
          <w:footerReference w:type="default" r:id="rId8"/>
          <w:pgSz w:w="12240" w:h="15840"/>
          <w:pgMar w:top="1440" w:right="1440" w:bottom="1440" w:left="1440" w:header="0" w:footer="1137" w:gutter="0"/>
          <w:pgNumType w:start="2"/>
          <w:cols w:space="720"/>
        </w:sectPr>
      </w:pPr>
    </w:p>
    <w:p w14:paraId="7E50AA4F" w14:textId="4B61BB34" w:rsidR="00F94AF7" w:rsidRPr="005F2D46" w:rsidRDefault="00F94AF7" w:rsidP="00650CFF">
      <w:pPr>
        <w:widowControl/>
        <w:autoSpaceDE/>
        <w:autoSpaceDN/>
        <w:spacing w:after="160" w:line="259" w:lineRule="auto"/>
        <w:rPr>
          <w:sz w:val="24"/>
          <w:szCs w:val="24"/>
        </w:rPr>
      </w:pPr>
    </w:p>
    <w:p w14:paraId="1C72FFFC" w14:textId="14D8FCCB" w:rsidR="00F94AF7" w:rsidRPr="005F2D46" w:rsidRDefault="00F94AF7" w:rsidP="00F46417">
      <w:pPr>
        <w:pStyle w:val="Heading1"/>
        <w:numPr>
          <w:ilvl w:val="0"/>
          <w:numId w:val="4"/>
        </w:numPr>
        <w:tabs>
          <w:tab w:val="left" w:pos="4846"/>
        </w:tabs>
        <w:spacing w:before="0"/>
        <w:ind w:left="4398"/>
        <w:jc w:val="left"/>
      </w:pPr>
      <w:bookmarkStart w:id="1" w:name="_Toc119580966"/>
      <w:r w:rsidRPr="005F2D46">
        <w:t>Theory</w:t>
      </w:r>
      <w:bookmarkEnd w:id="1"/>
    </w:p>
    <w:p w14:paraId="6A5D6EC2" w14:textId="1E091C4F" w:rsidR="00424232" w:rsidRPr="005F2D46" w:rsidRDefault="008B1AFA" w:rsidP="00B72CA4">
      <w:pPr>
        <w:pStyle w:val="Heading1"/>
        <w:numPr>
          <w:ilvl w:val="1"/>
          <w:numId w:val="3"/>
        </w:numPr>
        <w:tabs>
          <w:tab w:val="left" w:pos="1143"/>
        </w:tabs>
        <w:spacing w:before="0"/>
        <w:ind w:left="1081" w:hanging="361"/>
        <w:jc w:val="left"/>
      </w:pPr>
      <w:bookmarkStart w:id="2" w:name="_Toc119580967"/>
      <w:r w:rsidRPr="005F2D46">
        <w:t>Motivation</w:t>
      </w:r>
      <w:bookmarkEnd w:id="2"/>
    </w:p>
    <w:p w14:paraId="79619268" w14:textId="21956C80" w:rsidR="008B1AFA" w:rsidRPr="005F2D46" w:rsidRDefault="008B1AFA" w:rsidP="002028DF">
      <w:pPr>
        <w:pStyle w:val="Heading1"/>
        <w:tabs>
          <w:tab w:val="left" w:pos="1143"/>
        </w:tabs>
        <w:spacing w:before="0"/>
        <w:ind w:left="720"/>
        <w:jc w:val="both"/>
      </w:pPr>
    </w:p>
    <w:p w14:paraId="253A9C10" w14:textId="72FBF106" w:rsidR="004B5BE2" w:rsidRPr="005F2D46" w:rsidRDefault="008B1AFA" w:rsidP="002028DF">
      <w:pPr>
        <w:pStyle w:val="BodyText"/>
        <w:spacing w:before="0" w:line="480" w:lineRule="auto"/>
        <w:ind w:left="792" w:right="864" w:firstLine="360"/>
        <w:jc w:val="both"/>
      </w:pPr>
      <w:r w:rsidRPr="005F2D46">
        <w:t xml:space="preserve">For many years, electronic devices have been used to diagnose patients </w:t>
      </w:r>
      <w:r w:rsidR="000820EA" w:rsidRPr="005F2D46">
        <w:t>and</w:t>
      </w:r>
      <w:r w:rsidR="00310870" w:rsidRPr="005F2D46">
        <w:t xml:space="preserve"> analysis of biometric data</w:t>
      </w:r>
      <w:r w:rsidR="00B1383D" w:rsidRPr="005F2D46">
        <w:t>,</w:t>
      </w:r>
      <w:r w:rsidR="00310870" w:rsidRPr="005F2D46">
        <w:t xml:space="preserve"> required expensive equipment that only medical practitioners can afford. With advancements in technology, biometric sensors and processors have significantly reduce</w:t>
      </w:r>
      <w:r w:rsidR="00D61AC8" w:rsidRPr="005F2D46">
        <w:t>d</w:t>
      </w:r>
      <w:r w:rsidR="00310870" w:rsidRPr="005F2D46">
        <w:t xml:space="preserve"> in size and area, to the extent that we can now wear these devices on our wrists. By nature, </w:t>
      </w:r>
      <w:r w:rsidR="004B5BE2" w:rsidRPr="005F2D46">
        <w:t>people have become curious to monitor their own health</w:t>
      </w:r>
      <w:r w:rsidR="00B1383D" w:rsidRPr="005F2D46">
        <w:t>,</w:t>
      </w:r>
      <w:r w:rsidR="004B5BE2" w:rsidRPr="005F2D46">
        <w:t xml:space="preserve"> from the comfort of home</w:t>
      </w:r>
      <w:r w:rsidR="00310870" w:rsidRPr="005F2D46">
        <w:t xml:space="preserve"> with such wearable devices.</w:t>
      </w:r>
    </w:p>
    <w:p w14:paraId="55E9E6DE" w14:textId="31FCB17F" w:rsidR="000820EA" w:rsidRPr="005F2D46" w:rsidRDefault="008B1AFA" w:rsidP="002028DF">
      <w:pPr>
        <w:pStyle w:val="BodyText"/>
        <w:spacing w:before="0" w:line="480" w:lineRule="auto"/>
        <w:ind w:left="792" w:right="864" w:firstLine="360"/>
        <w:jc w:val="both"/>
      </w:pPr>
      <w:r w:rsidRPr="005F2D46">
        <w:t>As the rise in technology increases, a trend for wearable devices that can be incorporated in everyday life are in demand. Being able to determine one’s biometric data such as BPM, skin conductance and temperature can be utilized to help understand one’s medical</w:t>
      </w:r>
      <w:r w:rsidR="00B1383D" w:rsidRPr="005F2D46">
        <w:t xml:space="preserve"> or emotional</w:t>
      </w:r>
      <w:r w:rsidRPr="005F2D46">
        <w:t xml:space="preserve"> state. For example, smartwatches from companies such as Apple, Fossil, Fitbit and others</w:t>
      </w:r>
      <w:r w:rsidR="00310870" w:rsidRPr="005F2D46">
        <w:t>,</w:t>
      </w:r>
      <w:r w:rsidRPr="005F2D46">
        <w:t xml:space="preserve"> record user’s vitals such as BPM, sleeping patterns, level of oxygen in blood, GPS tracking for exercise and other features. Wearable medical </w:t>
      </w:r>
      <w:r w:rsidR="00310870" w:rsidRPr="005F2D46">
        <w:t xml:space="preserve">or fitness </w:t>
      </w:r>
      <w:r w:rsidRPr="005F2D46">
        <w:t>devices can help people improve health and fitness goals.</w:t>
      </w:r>
    </w:p>
    <w:p w14:paraId="10DCB1C9" w14:textId="038213F4" w:rsidR="00623F67" w:rsidRPr="005F2D46" w:rsidRDefault="00623F67" w:rsidP="00B72CA4">
      <w:pPr>
        <w:pStyle w:val="Heading1"/>
        <w:numPr>
          <w:ilvl w:val="1"/>
          <w:numId w:val="3"/>
        </w:numPr>
        <w:tabs>
          <w:tab w:val="left" w:pos="1143"/>
        </w:tabs>
        <w:spacing w:before="0"/>
        <w:ind w:left="1081" w:hanging="361"/>
        <w:jc w:val="left"/>
      </w:pPr>
      <w:bookmarkStart w:id="3" w:name="_Toc119580968"/>
      <w:r w:rsidRPr="005F2D46">
        <w:t>Analysis</w:t>
      </w:r>
      <w:bookmarkEnd w:id="3"/>
    </w:p>
    <w:p w14:paraId="17CB2540" w14:textId="77777777" w:rsidR="00623F67" w:rsidRPr="005F2D46" w:rsidRDefault="00623F67" w:rsidP="00623F67">
      <w:pPr>
        <w:pStyle w:val="Heading1"/>
        <w:tabs>
          <w:tab w:val="left" w:pos="1143"/>
        </w:tabs>
        <w:spacing w:before="0"/>
        <w:ind w:left="1142" w:firstLine="0"/>
      </w:pPr>
    </w:p>
    <w:p w14:paraId="66F8E77C" w14:textId="50B6CD46" w:rsidR="00835763" w:rsidRDefault="00835763" w:rsidP="00DD4143">
      <w:pPr>
        <w:pStyle w:val="BodyText"/>
        <w:spacing w:before="0" w:line="480" w:lineRule="auto"/>
        <w:ind w:left="792" w:right="864" w:firstLine="422"/>
        <w:jc w:val="both"/>
      </w:pPr>
      <w:r w:rsidRPr="005F2D46">
        <w:t xml:space="preserve">Understanding the sensor capabilities and how they operate will be useful </w:t>
      </w:r>
      <w:r w:rsidR="00DD4143" w:rsidRPr="005F2D46">
        <w:t>knowledge for implementation and integration. Knowing how the sensor functions, will give the necessary background in</w:t>
      </w:r>
      <w:r w:rsidRPr="005F2D46">
        <w:t xml:space="preserve"> </w:t>
      </w:r>
      <w:r w:rsidR="00DD4143" w:rsidRPr="005F2D46">
        <w:t>determining the</w:t>
      </w:r>
      <w:r w:rsidR="00623F67" w:rsidRPr="005F2D46">
        <w:t xml:space="preserve"> logic and filtering needed to calculate each respective measurement. </w:t>
      </w:r>
    </w:p>
    <w:p w14:paraId="0FEDD478" w14:textId="77777777" w:rsidR="00F35CF2" w:rsidRPr="005F2D46" w:rsidRDefault="00F35CF2" w:rsidP="00DD4143">
      <w:pPr>
        <w:pStyle w:val="BodyText"/>
        <w:spacing w:before="0" w:line="480" w:lineRule="auto"/>
        <w:ind w:left="792" w:right="864" w:firstLine="422"/>
        <w:jc w:val="both"/>
      </w:pPr>
    </w:p>
    <w:p w14:paraId="51D5E9F5" w14:textId="77777777" w:rsidR="00337F84" w:rsidRPr="005F2D46" w:rsidRDefault="00337F84" w:rsidP="00337F84">
      <w:pPr>
        <w:pStyle w:val="ListParagraph"/>
        <w:numPr>
          <w:ilvl w:val="0"/>
          <w:numId w:val="8"/>
        </w:numPr>
        <w:tabs>
          <w:tab w:val="left" w:pos="1143"/>
        </w:tabs>
        <w:outlineLvl w:val="0"/>
        <w:rPr>
          <w:b/>
          <w:bCs/>
          <w:vanish/>
          <w:sz w:val="24"/>
          <w:szCs w:val="24"/>
        </w:rPr>
      </w:pPr>
      <w:bookmarkStart w:id="4" w:name="_Toc116809296"/>
      <w:bookmarkStart w:id="5" w:name="_Toc116810457"/>
      <w:bookmarkStart w:id="6" w:name="_Toc116810530"/>
      <w:bookmarkStart w:id="7" w:name="_Toc116810600"/>
      <w:bookmarkStart w:id="8" w:name="_Toc116827286"/>
      <w:bookmarkStart w:id="9" w:name="_Toc116829270"/>
      <w:bookmarkStart w:id="10" w:name="_Toc116829313"/>
      <w:bookmarkStart w:id="11" w:name="_Toc116831704"/>
      <w:bookmarkStart w:id="12" w:name="_Toc116831771"/>
      <w:bookmarkStart w:id="13" w:name="_Toc116831963"/>
      <w:bookmarkStart w:id="14" w:name="_Toc116832017"/>
      <w:bookmarkStart w:id="15" w:name="_Toc116911157"/>
      <w:bookmarkStart w:id="16" w:name="_Toc117090399"/>
      <w:bookmarkStart w:id="17" w:name="_Toc117090490"/>
      <w:bookmarkStart w:id="18" w:name="_Toc117091099"/>
      <w:bookmarkStart w:id="19" w:name="_Toc117091147"/>
      <w:bookmarkStart w:id="20" w:name="_Toc117091195"/>
      <w:bookmarkStart w:id="21" w:name="_Toc117091243"/>
      <w:bookmarkStart w:id="22" w:name="_Toc117091291"/>
      <w:bookmarkStart w:id="23" w:name="_Toc117091401"/>
      <w:bookmarkStart w:id="24" w:name="_Toc117545203"/>
      <w:bookmarkStart w:id="25" w:name="_Toc117545292"/>
      <w:bookmarkStart w:id="26" w:name="_Toc117545356"/>
      <w:bookmarkStart w:id="27" w:name="_Toc117545426"/>
      <w:bookmarkStart w:id="28" w:name="_Toc117545490"/>
      <w:bookmarkStart w:id="29" w:name="_Toc117545713"/>
      <w:bookmarkStart w:id="30" w:name="_Toc117545949"/>
      <w:bookmarkStart w:id="31" w:name="_Toc117621923"/>
      <w:bookmarkStart w:id="32" w:name="_Toc117624030"/>
      <w:bookmarkStart w:id="33" w:name="_Toc117626065"/>
      <w:bookmarkStart w:id="34" w:name="_Toc117710743"/>
      <w:bookmarkStart w:id="35" w:name="_Toc117712683"/>
      <w:bookmarkStart w:id="36" w:name="_Toc117714656"/>
      <w:bookmarkStart w:id="37" w:name="_Toc117714752"/>
      <w:bookmarkStart w:id="38" w:name="_Toc117790906"/>
      <w:bookmarkStart w:id="39" w:name="_Toc117795988"/>
      <w:bookmarkStart w:id="40" w:name="_Toc117961268"/>
      <w:bookmarkStart w:id="41" w:name="_Toc118136991"/>
      <w:bookmarkStart w:id="42" w:name="_Toc118308519"/>
      <w:bookmarkStart w:id="43" w:name="_Toc118308592"/>
      <w:bookmarkStart w:id="44" w:name="_Toc118382462"/>
      <w:bookmarkStart w:id="45" w:name="_Toc118383676"/>
      <w:bookmarkStart w:id="46" w:name="_Toc118397825"/>
      <w:bookmarkStart w:id="47" w:name="_Toc118403991"/>
      <w:bookmarkStart w:id="48" w:name="_Toc118405909"/>
      <w:bookmarkStart w:id="49" w:name="_Toc118407027"/>
      <w:bookmarkStart w:id="50" w:name="_Toc118408694"/>
      <w:bookmarkStart w:id="51" w:name="_Toc118410567"/>
      <w:bookmarkStart w:id="52" w:name="_Toc118411258"/>
      <w:bookmarkStart w:id="53" w:name="_Toc118449905"/>
      <w:bookmarkStart w:id="54" w:name="_Toc118453046"/>
      <w:bookmarkStart w:id="55" w:name="_Toc118458683"/>
      <w:bookmarkStart w:id="56" w:name="_Toc118458745"/>
      <w:bookmarkStart w:id="57" w:name="_Toc118458963"/>
      <w:bookmarkStart w:id="58" w:name="_Toc118459088"/>
      <w:bookmarkStart w:id="59" w:name="_Toc118459802"/>
      <w:bookmarkStart w:id="60" w:name="_Toc118461074"/>
      <w:bookmarkStart w:id="61" w:name="_Toc118461524"/>
      <w:bookmarkStart w:id="62" w:name="_Toc118463655"/>
      <w:bookmarkStart w:id="63" w:name="_Toc118473045"/>
      <w:bookmarkStart w:id="64" w:name="_Toc118473147"/>
      <w:bookmarkStart w:id="65" w:name="_Toc118473299"/>
      <w:bookmarkStart w:id="66" w:name="_Toc118473413"/>
      <w:bookmarkStart w:id="67" w:name="_Toc118481196"/>
      <w:bookmarkStart w:id="68" w:name="_Toc118483493"/>
      <w:bookmarkStart w:id="69" w:name="_Toc118483696"/>
      <w:bookmarkStart w:id="70" w:name="_Toc118483773"/>
      <w:bookmarkStart w:id="71" w:name="_Toc118484134"/>
      <w:bookmarkStart w:id="72" w:name="_Toc118816831"/>
      <w:bookmarkStart w:id="73" w:name="_Toc118816911"/>
      <w:bookmarkStart w:id="74" w:name="_Toc118817377"/>
      <w:bookmarkStart w:id="75" w:name="_Toc118817457"/>
      <w:bookmarkStart w:id="76" w:name="_Toc118817547"/>
      <w:bookmarkStart w:id="77" w:name="_Toc118818888"/>
      <w:bookmarkStart w:id="78" w:name="_Toc118900832"/>
      <w:bookmarkStart w:id="79" w:name="_Toc118900911"/>
      <w:bookmarkStart w:id="80" w:name="_Toc119513864"/>
      <w:bookmarkStart w:id="81" w:name="_Toc119514964"/>
      <w:bookmarkStart w:id="82" w:name="_Toc119515049"/>
      <w:bookmarkStart w:id="83" w:name="_Toc119515134"/>
      <w:bookmarkStart w:id="84" w:name="_Toc119515257"/>
      <w:bookmarkStart w:id="85" w:name="_Toc119577458"/>
      <w:bookmarkStart w:id="86" w:name="_Toc119579022"/>
      <w:bookmarkStart w:id="87" w:name="_Toc11958096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5F4A9153" w14:textId="77777777" w:rsidR="00337F84" w:rsidRPr="005F2D46" w:rsidRDefault="00337F84" w:rsidP="00337F84">
      <w:pPr>
        <w:pStyle w:val="ListParagraph"/>
        <w:numPr>
          <w:ilvl w:val="1"/>
          <w:numId w:val="8"/>
        </w:numPr>
        <w:tabs>
          <w:tab w:val="left" w:pos="1143"/>
        </w:tabs>
        <w:outlineLvl w:val="0"/>
        <w:rPr>
          <w:b/>
          <w:bCs/>
          <w:vanish/>
          <w:sz w:val="24"/>
          <w:szCs w:val="24"/>
        </w:rPr>
      </w:pPr>
      <w:bookmarkStart w:id="88" w:name="_Toc118900833"/>
      <w:bookmarkStart w:id="89" w:name="_Toc118900912"/>
      <w:bookmarkStart w:id="90" w:name="_Toc119513865"/>
      <w:bookmarkStart w:id="91" w:name="_Toc119514965"/>
      <w:bookmarkStart w:id="92" w:name="_Toc119515050"/>
      <w:bookmarkStart w:id="93" w:name="_Toc119515135"/>
      <w:bookmarkStart w:id="94" w:name="_Toc119515258"/>
      <w:bookmarkStart w:id="95" w:name="_Toc119577459"/>
      <w:bookmarkStart w:id="96" w:name="_Toc119579023"/>
      <w:bookmarkStart w:id="97" w:name="_Toc119580970"/>
      <w:bookmarkEnd w:id="88"/>
      <w:bookmarkEnd w:id="89"/>
      <w:bookmarkEnd w:id="90"/>
      <w:bookmarkEnd w:id="91"/>
      <w:bookmarkEnd w:id="92"/>
      <w:bookmarkEnd w:id="93"/>
      <w:bookmarkEnd w:id="94"/>
      <w:bookmarkEnd w:id="95"/>
      <w:bookmarkEnd w:id="96"/>
      <w:bookmarkEnd w:id="97"/>
    </w:p>
    <w:p w14:paraId="450D1AB3" w14:textId="77777777" w:rsidR="00337F84" w:rsidRPr="005F2D46" w:rsidRDefault="00337F84" w:rsidP="00337F84">
      <w:pPr>
        <w:pStyle w:val="ListParagraph"/>
        <w:numPr>
          <w:ilvl w:val="1"/>
          <w:numId w:val="8"/>
        </w:numPr>
        <w:tabs>
          <w:tab w:val="left" w:pos="1143"/>
        </w:tabs>
        <w:outlineLvl w:val="0"/>
        <w:rPr>
          <w:b/>
          <w:bCs/>
          <w:vanish/>
          <w:sz w:val="24"/>
          <w:szCs w:val="24"/>
        </w:rPr>
      </w:pPr>
      <w:bookmarkStart w:id="98" w:name="_Toc118900834"/>
      <w:bookmarkStart w:id="99" w:name="_Toc118900913"/>
      <w:bookmarkStart w:id="100" w:name="_Toc119513866"/>
      <w:bookmarkStart w:id="101" w:name="_Toc119514966"/>
      <w:bookmarkStart w:id="102" w:name="_Toc119515051"/>
      <w:bookmarkStart w:id="103" w:name="_Toc119515136"/>
      <w:bookmarkStart w:id="104" w:name="_Toc119515259"/>
      <w:bookmarkStart w:id="105" w:name="_Toc119577460"/>
      <w:bookmarkStart w:id="106" w:name="_Toc119579024"/>
      <w:bookmarkStart w:id="107" w:name="_Toc119580971"/>
      <w:bookmarkEnd w:id="98"/>
      <w:bookmarkEnd w:id="99"/>
      <w:bookmarkEnd w:id="100"/>
      <w:bookmarkEnd w:id="101"/>
      <w:bookmarkEnd w:id="102"/>
      <w:bookmarkEnd w:id="103"/>
      <w:bookmarkEnd w:id="104"/>
      <w:bookmarkEnd w:id="105"/>
      <w:bookmarkEnd w:id="106"/>
      <w:bookmarkEnd w:id="107"/>
    </w:p>
    <w:p w14:paraId="725D133B" w14:textId="7AE36B34" w:rsidR="00B81285" w:rsidRPr="005F2D46" w:rsidRDefault="00D04FCC" w:rsidP="00337F84">
      <w:pPr>
        <w:pStyle w:val="Heading1"/>
        <w:numPr>
          <w:ilvl w:val="2"/>
          <w:numId w:val="8"/>
        </w:numPr>
        <w:tabs>
          <w:tab w:val="left" w:pos="1143"/>
        </w:tabs>
        <w:spacing w:before="0"/>
      </w:pPr>
      <w:bookmarkStart w:id="108" w:name="_Toc119580972"/>
      <w:r w:rsidRPr="005F2D46">
        <w:t>Electrocardiography</w:t>
      </w:r>
      <w:bookmarkEnd w:id="108"/>
      <w:r w:rsidRPr="005F2D46">
        <w:t xml:space="preserve"> </w:t>
      </w:r>
    </w:p>
    <w:p w14:paraId="5C6FF98F" w14:textId="77777777" w:rsidR="00B81285" w:rsidRPr="005F2D46" w:rsidRDefault="00B81285" w:rsidP="00B81285">
      <w:pPr>
        <w:pStyle w:val="Heading1"/>
        <w:tabs>
          <w:tab w:val="left" w:pos="1143"/>
        </w:tabs>
        <w:spacing w:before="0"/>
        <w:ind w:left="1142" w:firstLine="0"/>
      </w:pPr>
    </w:p>
    <w:p w14:paraId="1711105E" w14:textId="6392E3FD" w:rsidR="002C44D6" w:rsidRPr="005F2D46" w:rsidRDefault="006B2470" w:rsidP="0036456A">
      <w:pPr>
        <w:pStyle w:val="BodyText"/>
        <w:spacing w:before="0" w:line="480" w:lineRule="auto"/>
        <w:ind w:left="792" w:right="864" w:firstLine="360"/>
        <w:jc w:val="both"/>
        <w:rPr>
          <w:spacing w:val="-2"/>
        </w:rPr>
      </w:pPr>
      <w:r w:rsidRPr="005F2D46">
        <w:rPr>
          <w:spacing w:val="-2"/>
        </w:rPr>
        <w:t xml:space="preserve">The pulse sensor used was the </w:t>
      </w:r>
      <w:hyperlink r:id="rId9" w:history="1">
        <w:r w:rsidRPr="005F2D46">
          <w:rPr>
            <w:rStyle w:val="Hyperlink"/>
            <w:color w:val="0070C0"/>
            <w:spacing w:val="-2"/>
          </w:rPr>
          <w:t>Sen-11574</w:t>
        </w:r>
      </w:hyperlink>
      <w:r w:rsidRPr="005F2D46">
        <w:rPr>
          <w:color w:val="0070C0"/>
          <w:spacing w:val="-2"/>
        </w:rPr>
        <w:t xml:space="preserve"> </w:t>
      </w:r>
      <w:r w:rsidRPr="005F2D46">
        <w:rPr>
          <w:spacing w:val="-2"/>
        </w:rPr>
        <w:t>that works by shining a green LED light on the finger and measuring the amount of light reflected with a photosensor</w:t>
      </w:r>
      <w:r w:rsidR="003F5E5B" w:rsidRPr="005F2D46">
        <w:rPr>
          <w:spacing w:val="-2"/>
        </w:rPr>
        <w:t>;</w:t>
      </w:r>
      <w:r w:rsidRPr="005F2D46">
        <w:rPr>
          <w:spacing w:val="-2"/>
        </w:rPr>
        <w:t xml:space="preserve"> which can be translated to measuring the change in flow of blood in each heartbeat.</w:t>
      </w:r>
      <w:r w:rsidR="002C44D6" w:rsidRPr="005F2D46">
        <w:rPr>
          <w:spacing w:val="-2"/>
        </w:rPr>
        <w:t xml:space="preserve"> The analog signal generated from the photosensor usually is small and noisy, therefore an RC filter and Op Amp are used. The RC filter is used to remove noise while the Op Amp is used to amplify the few millivolts output</w:t>
      </w:r>
      <w:r w:rsidR="00C32CC9" w:rsidRPr="005F2D46">
        <w:rPr>
          <w:spacing w:val="-2"/>
        </w:rPr>
        <w:t>,</w:t>
      </w:r>
      <w:r w:rsidR="002C44D6" w:rsidRPr="005F2D46">
        <w:rPr>
          <w:spacing w:val="-2"/>
        </w:rPr>
        <w:t xml:space="preserve"> before being sampled by the analog-to-digital converter (ADC).</w:t>
      </w:r>
    </w:p>
    <w:p w14:paraId="6FAE8CBB" w14:textId="0BF3DD43" w:rsidR="008D50D9" w:rsidRPr="005F2D46" w:rsidRDefault="008D50D9" w:rsidP="008D50D9">
      <w:pPr>
        <w:pStyle w:val="BodyText"/>
        <w:spacing w:before="0" w:line="480" w:lineRule="auto"/>
        <w:ind w:left="782" w:right="845" w:firstLine="360"/>
        <w:jc w:val="center"/>
        <w:rPr>
          <w:spacing w:val="-2"/>
        </w:rPr>
      </w:pPr>
      <w:r w:rsidRPr="005F2D46">
        <w:rPr>
          <w:noProof/>
          <w:spacing w:val="-2"/>
        </w:rPr>
        <w:drawing>
          <wp:inline distT="0" distB="0" distL="0" distR="0" wp14:anchorId="6149F90F" wp14:editId="6DE4951B">
            <wp:extent cx="3276884" cy="268247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884" cy="2682472"/>
                    </a:xfrm>
                    <a:prstGeom prst="rect">
                      <a:avLst/>
                    </a:prstGeom>
                  </pic:spPr>
                </pic:pic>
              </a:graphicData>
            </a:graphic>
          </wp:inline>
        </w:drawing>
      </w:r>
    </w:p>
    <w:p w14:paraId="12850C81" w14:textId="3EEA5204" w:rsidR="00E67417" w:rsidRPr="005F2D46" w:rsidRDefault="008D50D9" w:rsidP="00C32CC9">
      <w:pPr>
        <w:pStyle w:val="Caption"/>
        <w:jc w:val="center"/>
        <w:rPr>
          <w:spacing w:val="-2"/>
          <w:sz w:val="24"/>
          <w:szCs w:val="24"/>
        </w:rPr>
      </w:pPr>
      <w:bookmarkStart w:id="109" w:name="_Ref118332647"/>
      <w:bookmarkStart w:id="110" w:name="_Toc118460300"/>
      <w:bookmarkStart w:id="111" w:name="_Toc119577579"/>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w:t>
      </w:r>
      <w:r w:rsidRPr="005F2D46">
        <w:rPr>
          <w:noProof/>
          <w:sz w:val="24"/>
          <w:szCs w:val="24"/>
        </w:rPr>
        <w:fldChar w:fldCharType="end"/>
      </w:r>
      <w:bookmarkEnd w:id="109"/>
      <w:r w:rsidRPr="005F2D46">
        <w:rPr>
          <w:sz w:val="24"/>
          <w:szCs w:val="24"/>
        </w:rPr>
        <w:t>. Pulse Sensor Theory</w:t>
      </w:r>
      <w:bookmarkEnd w:id="110"/>
      <w:bookmarkEnd w:id="111"/>
    </w:p>
    <w:p w14:paraId="16E1FCE8" w14:textId="3F71CDD9" w:rsidR="009A029C" w:rsidRPr="005F2D46" w:rsidRDefault="006622BA" w:rsidP="0036456A">
      <w:pPr>
        <w:pStyle w:val="BodyText"/>
        <w:spacing w:before="0" w:line="480" w:lineRule="auto"/>
        <w:ind w:left="792" w:right="864" w:firstLine="242"/>
        <w:jc w:val="both"/>
        <w:rPr>
          <w:spacing w:val="-2"/>
        </w:rPr>
      </w:pPr>
      <w:r w:rsidRPr="005F2D46">
        <w:rPr>
          <w:spacing w:val="-2"/>
        </w:rPr>
        <w:t xml:space="preserve">After the whole process to measure the </w:t>
      </w:r>
      <w:r w:rsidR="009A029C" w:rsidRPr="005F2D46">
        <w:rPr>
          <w:spacing w:val="-2"/>
        </w:rPr>
        <w:t>amount of light reflected, filter and amplify the</w:t>
      </w:r>
      <w:r w:rsidR="00850051" w:rsidRPr="005F2D46">
        <w:rPr>
          <w:spacing w:val="-2"/>
        </w:rPr>
        <w:t xml:space="preserve"> </w:t>
      </w:r>
      <w:r w:rsidR="009A029C" w:rsidRPr="005F2D46">
        <w:rPr>
          <w:spacing w:val="-2"/>
        </w:rPr>
        <w:t>signal, this signal can be referred to as an</w:t>
      </w:r>
      <w:r w:rsidR="007E61ED" w:rsidRPr="005F2D46">
        <w:rPr>
          <w:spacing w:val="-2"/>
        </w:rPr>
        <w:t xml:space="preserve"> electrocardiogram (</w:t>
      </w:r>
      <w:r w:rsidR="009A029C" w:rsidRPr="005F2D46">
        <w:rPr>
          <w:spacing w:val="-2"/>
        </w:rPr>
        <w:t>ECG</w:t>
      </w:r>
      <w:r w:rsidR="007E61ED" w:rsidRPr="005F2D46">
        <w:rPr>
          <w:spacing w:val="-2"/>
        </w:rPr>
        <w:t>)</w:t>
      </w:r>
      <w:r w:rsidR="009A029C" w:rsidRPr="005F2D46">
        <w:rPr>
          <w:spacing w:val="-2"/>
        </w:rPr>
        <w:t xml:space="preserve">. </w:t>
      </w:r>
      <w:r w:rsidR="00850051" w:rsidRPr="005F2D46">
        <w:rPr>
          <w:spacing w:val="-2"/>
        </w:rPr>
        <w:t>For this project’s purpose, understanding when the ECG signal is increasing</w:t>
      </w:r>
      <w:r w:rsidR="003F5E5B" w:rsidRPr="005F2D46">
        <w:rPr>
          <w:spacing w:val="-2"/>
        </w:rPr>
        <w:t>,</w:t>
      </w:r>
      <w:r w:rsidR="00850051" w:rsidRPr="005F2D46">
        <w:rPr>
          <w:spacing w:val="-2"/>
        </w:rPr>
        <w:t xml:space="preserve"> is sufficient to measure</w:t>
      </w:r>
      <w:r w:rsidR="003F5E5B" w:rsidRPr="005F2D46">
        <w:rPr>
          <w:spacing w:val="-2"/>
        </w:rPr>
        <w:t xml:space="preserve"> </w:t>
      </w:r>
      <w:r w:rsidR="00850051" w:rsidRPr="005F2D46">
        <w:rPr>
          <w:spacing w:val="-2"/>
        </w:rPr>
        <w:t xml:space="preserve">BPM. The QRS complex is composed of the Q, R, and S wave, illustrated by </w:t>
      </w:r>
      <w:r w:rsidR="00850051" w:rsidRPr="005F2D46">
        <w:rPr>
          <w:color w:val="0070C0"/>
          <w:spacing w:val="-2"/>
          <w:u w:val="single"/>
        </w:rPr>
        <w:fldChar w:fldCharType="begin"/>
      </w:r>
      <w:r w:rsidR="00850051" w:rsidRPr="005F2D46">
        <w:rPr>
          <w:color w:val="0070C0"/>
          <w:spacing w:val="-2"/>
          <w:u w:val="single"/>
        </w:rPr>
        <w:instrText xml:space="preserve"> REF _Ref118332641 \h  \* MERGEFORMAT </w:instrText>
      </w:r>
      <w:r w:rsidR="00850051" w:rsidRPr="005F2D46">
        <w:rPr>
          <w:color w:val="0070C0"/>
          <w:spacing w:val="-2"/>
          <w:u w:val="single"/>
        </w:rPr>
      </w:r>
      <w:r w:rsidR="00850051" w:rsidRPr="005F2D46">
        <w:rPr>
          <w:color w:val="0070C0"/>
          <w:spacing w:val="-2"/>
          <w:u w:val="single"/>
        </w:rPr>
        <w:fldChar w:fldCharType="separate"/>
      </w:r>
      <w:r w:rsidR="00D725D8" w:rsidRPr="00D725D8">
        <w:rPr>
          <w:color w:val="0070C0"/>
          <w:u w:val="single"/>
        </w:rPr>
        <w:t xml:space="preserve">Figure </w:t>
      </w:r>
      <w:r w:rsidR="00D725D8" w:rsidRPr="00D725D8">
        <w:rPr>
          <w:noProof/>
          <w:color w:val="0070C0"/>
          <w:u w:val="single"/>
        </w:rPr>
        <w:t>2</w:t>
      </w:r>
      <w:r w:rsidR="00850051" w:rsidRPr="005F2D46">
        <w:rPr>
          <w:color w:val="0070C0"/>
          <w:spacing w:val="-2"/>
          <w:u w:val="single"/>
        </w:rPr>
        <w:fldChar w:fldCharType="end"/>
      </w:r>
      <w:r w:rsidR="00850051" w:rsidRPr="005F2D46">
        <w:rPr>
          <w:spacing w:val="-2"/>
        </w:rPr>
        <w:t xml:space="preserve">. The increasing part of the QRS complex happens to be from the Q to R wave. By detecting the increasing part of the ECG signal, we </w:t>
      </w:r>
      <w:r w:rsidR="00850051" w:rsidRPr="005F2D46">
        <w:rPr>
          <w:spacing w:val="-2"/>
        </w:rPr>
        <w:lastRenderedPageBreak/>
        <w:t>can measure a person’s BPM. Many different approaches exist for measuring BPM with an ECG signal but the Q to R wave is one of the simplest and most effective methods to understand and implement.</w:t>
      </w:r>
    </w:p>
    <w:p w14:paraId="0720A9A4" w14:textId="298B0E53" w:rsidR="00C32CC9" w:rsidRPr="005F2D46" w:rsidRDefault="00494496" w:rsidP="00675B2C">
      <w:pPr>
        <w:pStyle w:val="BodyText"/>
        <w:keepNext/>
        <w:spacing w:before="0" w:line="480" w:lineRule="auto"/>
        <w:ind w:left="782" w:right="845" w:firstLine="180"/>
      </w:pPr>
      <w:r w:rsidRPr="005F2D46">
        <w:rPr>
          <w:noProof/>
          <w:spacing w:val="-2"/>
        </w:rPr>
        <w:drawing>
          <wp:inline distT="0" distB="0" distL="0" distR="0" wp14:anchorId="2D146A4C" wp14:editId="7BFF3518">
            <wp:extent cx="4253865" cy="23728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835" cy="2387899"/>
                    </a:xfrm>
                    <a:prstGeom prst="rect">
                      <a:avLst/>
                    </a:prstGeom>
                  </pic:spPr>
                </pic:pic>
              </a:graphicData>
            </a:graphic>
          </wp:inline>
        </w:drawing>
      </w:r>
    </w:p>
    <w:p w14:paraId="340DC37B" w14:textId="0FC9D98E" w:rsidR="00C32CC9" w:rsidRPr="005F2D46" w:rsidRDefault="00C32CC9" w:rsidP="00850051">
      <w:pPr>
        <w:pStyle w:val="Caption"/>
        <w:jc w:val="center"/>
        <w:rPr>
          <w:sz w:val="24"/>
          <w:szCs w:val="24"/>
        </w:rPr>
      </w:pPr>
      <w:bookmarkStart w:id="112" w:name="_Ref118332641"/>
      <w:bookmarkStart w:id="113" w:name="_Toc118460301"/>
      <w:bookmarkStart w:id="114" w:name="_Toc119577580"/>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w:t>
      </w:r>
      <w:r w:rsidRPr="005F2D46">
        <w:rPr>
          <w:noProof/>
          <w:sz w:val="24"/>
          <w:szCs w:val="24"/>
        </w:rPr>
        <w:fldChar w:fldCharType="end"/>
      </w:r>
      <w:bookmarkEnd w:id="112"/>
      <w:r w:rsidRPr="005F2D46">
        <w:rPr>
          <w:sz w:val="24"/>
          <w:szCs w:val="24"/>
        </w:rPr>
        <w:t>. ECG Signal</w:t>
      </w:r>
      <w:bookmarkEnd w:id="113"/>
      <w:bookmarkEnd w:id="114"/>
    </w:p>
    <w:p w14:paraId="6606D96C" w14:textId="7F8E357A" w:rsidR="00623F67" w:rsidRPr="005F2D46" w:rsidRDefault="00623F67" w:rsidP="00623F67">
      <w:pPr>
        <w:pStyle w:val="Heading1"/>
        <w:numPr>
          <w:ilvl w:val="2"/>
          <w:numId w:val="8"/>
        </w:numPr>
        <w:tabs>
          <w:tab w:val="left" w:pos="1143"/>
        </w:tabs>
        <w:spacing w:before="0"/>
      </w:pPr>
      <w:bookmarkStart w:id="115" w:name="_Toc119580973"/>
      <w:r w:rsidRPr="005F2D46">
        <w:t>Galvanic Skin Response</w:t>
      </w:r>
      <w:bookmarkEnd w:id="115"/>
    </w:p>
    <w:p w14:paraId="09A56C4B" w14:textId="77777777" w:rsidR="00B81285" w:rsidRPr="005F2D46" w:rsidRDefault="00B81285" w:rsidP="00B81285">
      <w:pPr>
        <w:pStyle w:val="Heading1"/>
        <w:tabs>
          <w:tab w:val="left" w:pos="1143"/>
        </w:tabs>
        <w:spacing w:before="0"/>
        <w:ind w:left="1142" w:firstLine="0"/>
      </w:pPr>
    </w:p>
    <w:p w14:paraId="754F728E" w14:textId="679D3245" w:rsidR="00297F2B" w:rsidRPr="005F2D46" w:rsidRDefault="002B4C02" w:rsidP="00A71192">
      <w:pPr>
        <w:pStyle w:val="BodyText"/>
        <w:spacing w:before="0" w:line="480" w:lineRule="auto"/>
        <w:ind w:left="792" w:right="864" w:firstLine="350"/>
        <w:jc w:val="both"/>
        <w:rPr>
          <w:spacing w:val="-4"/>
        </w:rPr>
      </w:pPr>
      <w:r w:rsidRPr="005F2D46">
        <w:rPr>
          <w:spacing w:val="-4"/>
        </w:rPr>
        <w:t xml:space="preserve">The </w:t>
      </w:r>
      <w:hyperlink r:id="rId12" w:history="1">
        <w:r w:rsidR="00597B92" w:rsidRPr="005F2D46">
          <w:rPr>
            <w:rStyle w:val="Hyperlink"/>
            <w:color w:val="0070C0"/>
            <w:spacing w:val="-4"/>
          </w:rPr>
          <w:t>Grove-GSR</w:t>
        </w:r>
      </w:hyperlink>
      <w:r w:rsidR="00597B92" w:rsidRPr="005F2D46">
        <w:rPr>
          <w:spacing w:val="-4"/>
        </w:rPr>
        <w:t xml:space="preserve"> </w:t>
      </w:r>
      <w:r w:rsidRPr="005F2D46">
        <w:rPr>
          <w:spacing w:val="-4"/>
        </w:rPr>
        <w:t>was used for t</w:t>
      </w:r>
      <w:r w:rsidR="00F32F0B" w:rsidRPr="005F2D46">
        <w:rPr>
          <w:spacing w:val="-4"/>
        </w:rPr>
        <w:t>he galvanic skin response</w:t>
      </w:r>
      <w:r w:rsidR="00537EF7" w:rsidRPr="005F2D46">
        <w:rPr>
          <w:spacing w:val="-4"/>
        </w:rPr>
        <w:t xml:space="preserve"> (GSR)</w:t>
      </w:r>
      <w:r w:rsidR="00F32F0B" w:rsidRPr="005F2D46">
        <w:rPr>
          <w:spacing w:val="-4"/>
        </w:rPr>
        <w:t xml:space="preserve"> sensor </w:t>
      </w:r>
      <w:r w:rsidR="00597B92" w:rsidRPr="005F2D46">
        <w:rPr>
          <w:spacing w:val="-4"/>
        </w:rPr>
        <w:t>that measures electrical conductance of the skin, this can be referred to as sweat gland activity or emotional arousal.</w:t>
      </w:r>
      <w:r w:rsidR="006845A4" w:rsidRPr="005F2D46">
        <w:rPr>
          <w:spacing w:val="-4"/>
        </w:rPr>
        <w:t xml:space="preserve"> This electrodermal activity is strongly related to moods such as happy, sad, afraid, nervous or others that can be related to stress.</w:t>
      </w:r>
      <w:r w:rsidR="00297F2B" w:rsidRPr="005F2D46">
        <w:rPr>
          <w:spacing w:val="-4"/>
        </w:rPr>
        <w:t xml:space="preserve"> The GSR sensor works by using two electrodes that apply a small constant voltage usually 0.5V and measuring the variations in voltage through the electrodes, seen in </w:t>
      </w:r>
      <w:r w:rsidR="00297F2B" w:rsidRPr="005F2D46">
        <w:rPr>
          <w:color w:val="0070C0"/>
          <w:spacing w:val="-4"/>
          <w:u w:val="single"/>
        </w:rPr>
        <w:fldChar w:fldCharType="begin"/>
      </w:r>
      <w:r w:rsidR="00297F2B" w:rsidRPr="005F2D46">
        <w:rPr>
          <w:color w:val="0070C0"/>
          <w:spacing w:val="-4"/>
          <w:u w:val="single"/>
        </w:rPr>
        <w:instrText xml:space="preserve"> REF _Ref118334099 \h  \* MERGEFORMAT </w:instrText>
      </w:r>
      <w:r w:rsidR="00297F2B" w:rsidRPr="005F2D46">
        <w:rPr>
          <w:color w:val="0070C0"/>
          <w:spacing w:val="-4"/>
          <w:u w:val="single"/>
        </w:rPr>
      </w:r>
      <w:r w:rsidR="00297F2B" w:rsidRPr="005F2D46">
        <w:rPr>
          <w:color w:val="0070C0"/>
          <w:spacing w:val="-4"/>
          <w:u w:val="single"/>
        </w:rPr>
        <w:fldChar w:fldCharType="separate"/>
      </w:r>
      <w:r w:rsidR="00D725D8" w:rsidRPr="00D725D8">
        <w:rPr>
          <w:color w:val="0070C0"/>
          <w:u w:val="single"/>
        </w:rPr>
        <w:t xml:space="preserve">Figure </w:t>
      </w:r>
      <w:r w:rsidR="00D725D8" w:rsidRPr="00D725D8">
        <w:rPr>
          <w:noProof/>
          <w:color w:val="0070C0"/>
          <w:u w:val="single"/>
        </w:rPr>
        <w:t>3</w:t>
      </w:r>
      <w:r w:rsidR="00297F2B" w:rsidRPr="005F2D46">
        <w:rPr>
          <w:color w:val="0070C0"/>
          <w:spacing w:val="-4"/>
          <w:u w:val="single"/>
        </w:rPr>
        <w:fldChar w:fldCharType="end"/>
      </w:r>
      <w:r w:rsidR="00297F2B" w:rsidRPr="005F2D46">
        <w:rPr>
          <w:spacing w:val="-4"/>
        </w:rPr>
        <w:t>. Changes in the voltage are related to sweat gland activity</w:t>
      </w:r>
      <w:r w:rsidR="00970C8E" w:rsidRPr="005F2D46">
        <w:rPr>
          <w:spacing w:val="-4"/>
        </w:rPr>
        <w:t xml:space="preserve"> or moods</w:t>
      </w:r>
      <w:r w:rsidR="00297F2B" w:rsidRPr="005F2D46">
        <w:rPr>
          <w:spacing w:val="-4"/>
        </w:rPr>
        <w:t xml:space="preserve">. </w:t>
      </w:r>
    </w:p>
    <w:p w14:paraId="46071AC1" w14:textId="12ABBD18" w:rsidR="00597B92" w:rsidRPr="005F2D46" w:rsidRDefault="00A67C1F" w:rsidP="00217A96">
      <w:pPr>
        <w:pStyle w:val="BodyText"/>
        <w:keepNext/>
        <w:spacing w:before="0" w:line="480" w:lineRule="auto"/>
        <w:ind w:left="782" w:right="845" w:firstLine="360"/>
      </w:pPr>
      <w:r w:rsidRPr="005F2D46">
        <w:rPr>
          <w:noProof/>
          <w:spacing w:val="-4"/>
        </w:rPr>
        <w:lastRenderedPageBreak/>
        <w:drawing>
          <wp:inline distT="0" distB="0" distL="0" distR="0" wp14:anchorId="1F1FEA08" wp14:editId="5566F9C8">
            <wp:extent cx="3635654" cy="2666365"/>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5328" cy="2695462"/>
                    </a:xfrm>
                    <a:prstGeom prst="rect">
                      <a:avLst/>
                    </a:prstGeom>
                  </pic:spPr>
                </pic:pic>
              </a:graphicData>
            </a:graphic>
          </wp:inline>
        </w:drawing>
      </w:r>
    </w:p>
    <w:p w14:paraId="1BBA79D8" w14:textId="41004505" w:rsidR="002E3003" w:rsidRPr="005F2D46" w:rsidRDefault="00597B92" w:rsidP="00597B92">
      <w:pPr>
        <w:pStyle w:val="Caption"/>
        <w:jc w:val="center"/>
        <w:rPr>
          <w:spacing w:val="-4"/>
          <w:sz w:val="24"/>
          <w:szCs w:val="24"/>
        </w:rPr>
      </w:pPr>
      <w:bookmarkStart w:id="116" w:name="_Ref118334099"/>
      <w:bookmarkStart w:id="117" w:name="_Toc118460302"/>
      <w:bookmarkStart w:id="118" w:name="_Toc119577581"/>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w:t>
      </w:r>
      <w:r w:rsidRPr="005F2D46">
        <w:rPr>
          <w:noProof/>
          <w:sz w:val="24"/>
          <w:szCs w:val="24"/>
        </w:rPr>
        <w:fldChar w:fldCharType="end"/>
      </w:r>
      <w:bookmarkEnd w:id="116"/>
      <w:r w:rsidRPr="005F2D46">
        <w:rPr>
          <w:sz w:val="24"/>
          <w:szCs w:val="24"/>
        </w:rPr>
        <w:t>. GSR Circuit Diagram</w:t>
      </w:r>
      <w:bookmarkEnd w:id="117"/>
      <w:bookmarkEnd w:id="118"/>
    </w:p>
    <w:p w14:paraId="785F69BD" w14:textId="4886A80B" w:rsidR="00E15669" w:rsidRPr="005F2D46" w:rsidRDefault="009A5E9E" w:rsidP="006F2867">
      <w:pPr>
        <w:pStyle w:val="BodyText"/>
        <w:spacing w:before="0" w:line="480" w:lineRule="auto"/>
        <w:ind w:left="792" w:right="864" w:firstLine="360"/>
        <w:jc w:val="both"/>
        <w:rPr>
          <w:spacing w:val="-4"/>
        </w:rPr>
      </w:pPr>
      <w:r w:rsidRPr="005F2D46">
        <w:rPr>
          <w:spacing w:val="-4"/>
        </w:rPr>
        <w:t>Wh</w:t>
      </w:r>
      <w:r w:rsidR="00A67C1F" w:rsidRPr="005F2D46">
        <w:rPr>
          <w:spacing w:val="-4"/>
        </w:rPr>
        <w:t>en placing</w:t>
      </w:r>
      <w:r w:rsidR="00597B92" w:rsidRPr="005F2D46">
        <w:rPr>
          <w:spacing w:val="-4"/>
        </w:rPr>
        <w:t xml:space="preserve"> the</w:t>
      </w:r>
      <w:r w:rsidR="00A67C1F" w:rsidRPr="005F2D46">
        <w:rPr>
          <w:spacing w:val="-4"/>
        </w:rPr>
        <w:t xml:space="preserve"> </w:t>
      </w:r>
      <w:r w:rsidR="00597B92" w:rsidRPr="005F2D46">
        <w:rPr>
          <w:spacing w:val="-4"/>
        </w:rPr>
        <w:t xml:space="preserve">two </w:t>
      </w:r>
      <w:r w:rsidR="00A67C1F" w:rsidRPr="005F2D46">
        <w:rPr>
          <w:spacing w:val="-4"/>
        </w:rPr>
        <w:t>electrodes</w:t>
      </w:r>
      <w:r w:rsidR="00597B92" w:rsidRPr="005F2D46">
        <w:rPr>
          <w:spacing w:val="-4"/>
        </w:rPr>
        <w:t xml:space="preserve"> of the GSR sensor</w:t>
      </w:r>
      <w:r w:rsidR="00A67C1F" w:rsidRPr="005F2D46">
        <w:rPr>
          <w:spacing w:val="-4"/>
        </w:rPr>
        <w:t xml:space="preserve"> on</w:t>
      </w:r>
      <w:r w:rsidR="009F6104" w:rsidRPr="005F2D46">
        <w:rPr>
          <w:spacing w:val="-4"/>
        </w:rPr>
        <w:t xml:space="preserve"> a</w:t>
      </w:r>
      <w:r w:rsidR="00A67C1F" w:rsidRPr="005F2D46">
        <w:rPr>
          <w:spacing w:val="-4"/>
        </w:rPr>
        <w:t xml:space="preserve"> </w:t>
      </w:r>
      <w:r w:rsidR="00597B92" w:rsidRPr="005F2D46">
        <w:rPr>
          <w:spacing w:val="-4"/>
        </w:rPr>
        <w:t xml:space="preserve">hand like </w:t>
      </w:r>
      <w:r w:rsidR="00597B92" w:rsidRPr="005F2D46">
        <w:rPr>
          <w:color w:val="0070C0"/>
          <w:spacing w:val="-4"/>
          <w:u w:val="single"/>
        </w:rPr>
        <w:fldChar w:fldCharType="begin"/>
      </w:r>
      <w:r w:rsidR="00597B92" w:rsidRPr="005F2D46">
        <w:rPr>
          <w:color w:val="0070C0"/>
          <w:spacing w:val="-4"/>
          <w:u w:val="single"/>
        </w:rPr>
        <w:instrText xml:space="preserve"> REF _Ref118334099 \h  \* MERGEFORMAT </w:instrText>
      </w:r>
      <w:r w:rsidR="00597B92" w:rsidRPr="005F2D46">
        <w:rPr>
          <w:color w:val="0070C0"/>
          <w:spacing w:val="-4"/>
          <w:u w:val="single"/>
        </w:rPr>
      </w:r>
      <w:r w:rsidR="00597B92" w:rsidRPr="005F2D46">
        <w:rPr>
          <w:color w:val="0070C0"/>
          <w:spacing w:val="-4"/>
          <w:u w:val="single"/>
        </w:rPr>
        <w:fldChar w:fldCharType="separate"/>
      </w:r>
      <w:r w:rsidR="00D725D8" w:rsidRPr="00D725D8">
        <w:rPr>
          <w:color w:val="0070C0"/>
          <w:u w:val="single"/>
        </w:rPr>
        <w:t xml:space="preserve">Figure </w:t>
      </w:r>
      <w:r w:rsidR="00D725D8" w:rsidRPr="00D725D8">
        <w:rPr>
          <w:noProof/>
          <w:color w:val="0070C0"/>
          <w:u w:val="single"/>
        </w:rPr>
        <w:t>3</w:t>
      </w:r>
      <w:r w:rsidR="00597B92" w:rsidRPr="005F2D46">
        <w:rPr>
          <w:color w:val="0070C0"/>
          <w:spacing w:val="-4"/>
          <w:u w:val="single"/>
        </w:rPr>
        <w:fldChar w:fldCharType="end"/>
      </w:r>
      <w:r w:rsidR="00A67C1F" w:rsidRPr="005F2D46">
        <w:rPr>
          <w:spacing w:val="-4"/>
        </w:rPr>
        <w:t>, the circuit closes as your hand behaves as a resistor.</w:t>
      </w:r>
      <w:r w:rsidR="00177287" w:rsidRPr="005F2D46">
        <w:rPr>
          <w:spacing w:val="-4"/>
        </w:rPr>
        <w:t xml:space="preserve"> </w:t>
      </w:r>
      <w:r w:rsidR="00E15669" w:rsidRPr="005F2D46">
        <w:rPr>
          <w:spacing w:val="-4"/>
        </w:rPr>
        <w:t>The output of the GSR sensor is a</w:t>
      </w:r>
      <w:r w:rsidR="00795829" w:rsidRPr="005F2D46">
        <w:rPr>
          <w:spacing w:val="-4"/>
        </w:rPr>
        <w:t xml:space="preserve"> voltage that will be </w:t>
      </w:r>
      <w:r w:rsidR="00297F2B" w:rsidRPr="005F2D46">
        <w:rPr>
          <w:spacing w:val="-4"/>
        </w:rPr>
        <w:t>conver</w:t>
      </w:r>
      <w:r w:rsidR="00795829" w:rsidRPr="005F2D46">
        <w:rPr>
          <w:spacing w:val="-4"/>
        </w:rPr>
        <w:t xml:space="preserve">ted to resistance to determine skin conductance. </w:t>
      </w:r>
      <w:r w:rsidR="00DA1EF5" w:rsidRPr="005F2D46">
        <w:rPr>
          <w:spacing w:val="-4"/>
        </w:rPr>
        <w:t xml:space="preserve">Conductance is inversely proportional to </w:t>
      </w:r>
      <w:r w:rsidR="00795829" w:rsidRPr="005F2D46">
        <w:rPr>
          <w:spacing w:val="-4"/>
        </w:rPr>
        <w:t xml:space="preserve">Ohms </w:t>
      </w:r>
      <w:r w:rsidR="00DA1EF5" w:rsidRPr="005F2D46">
        <w:rPr>
          <w:spacing w:val="-4"/>
        </w:rPr>
        <w:t>and calculating conductance can</w:t>
      </w:r>
      <w:r w:rsidR="00345F49" w:rsidRPr="005F2D46">
        <w:rPr>
          <w:spacing w:val="-4"/>
        </w:rPr>
        <w:t xml:space="preserve"> approximate for sweat gland activity. This is assuming the subject does not have sweaty hands in the beginning or in an environment that causes the fingers to be moist, therefore fingers should be wiped dry before experimentation. </w:t>
      </w:r>
      <w:r w:rsidR="00BA1300" w:rsidRPr="005F2D46">
        <w:rPr>
          <w:spacing w:val="-4"/>
        </w:rPr>
        <w:t>Measuring GSR has been shown to be an extremely accurate method to determine emotional stress.</w:t>
      </w:r>
    </w:p>
    <w:p w14:paraId="60C12929" w14:textId="7EAB41B0" w:rsidR="00442FC0" w:rsidRPr="005F2D46" w:rsidRDefault="00623F67" w:rsidP="00FA0D2C">
      <w:pPr>
        <w:pStyle w:val="Heading1"/>
        <w:numPr>
          <w:ilvl w:val="2"/>
          <w:numId w:val="8"/>
        </w:numPr>
        <w:tabs>
          <w:tab w:val="left" w:pos="1143"/>
        </w:tabs>
        <w:spacing w:before="0"/>
      </w:pPr>
      <w:bookmarkStart w:id="119" w:name="_Toc119580974"/>
      <w:r w:rsidRPr="005F2D46">
        <w:t>Temperature</w:t>
      </w:r>
      <w:bookmarkEnd w:id="119"/>
      <w:r w:rsidRPr="005F2D46">
        <w:t xml:space="preserve"> </w:t>
      </w:r>
      <w:bookmarkStart w:id="120" w:name="_Hlk116395569"/>
      <w:bookmarkStart w:id="121" w:name="_Hlk116395520"/>
    </w:p>
    <w:p w14:paraId="6F583C42" w14:textId="77777777" w:rsidR="00FA0D2C" w:rsidRPr="005F2D46" w:rsidRDefault="00FA0D2C" w:rsidP="00FA0D2C">
      <w:pPr>
        <w:pStyle w:val="Heading1"/>
        <w:tabs>
          <w:tab w:val="left" w:pos="1143"/>
        </w:tabs>
        <w:spacing w:before="0"/>
        <w:ind w:left="1224" w:firstLine="0"/>
      </w:pPr>
    </w:p>
    <w:p w14:paraId="648FDD88" w14:textId="0D119BE9" w:rsidR="00442FC0" w:rsidRPr="005F2D46" w:rsidRDefault="00442FC0" w:rsidP="006F2867">
      <w:pPr>
        <w:pStyle w:val="BodyText"/>
        <w:spacing w:before="0" w:line="480" w:lineRule="auto"/>
        <w:ind w:left="792" w:right="864" w:firstLine="360"/>
        <w:jc w:val="both"/>
        <w:rPr>
          <w:spacing w:val="-2"/>
        </w:rPr>
      </w:pPr>
      <w:r w:rsidRPr="005F2D46">
        <w:rPr>
          <w:spacing w:val="-2"/>
        </w:rPr>
        <w:t xml:space="preserve">A </w:t>
      </w:r>
      <w:hyperlink r:id="rId14" w:history="1">
        <w:r w:rsidRPr="005F2D46">
          <w:rPr>
            <w:rStyle w:val="Hyperlink"/>
            <w:color w:val="0070C0"/>
            <w:spacing w:val="-2"/>
          </w:rPr>
          <w:t>Pmod TMP3</w:t>
        </w:r>
      </w:hyperlink>
      <w:r w:rsidRPr="005F2D46">
        <w:rPr>
          <w:spacing w:val="-2"/>
        </w:rPr>
        <w:t xml:space="preserve"> was used an ambient temperature sensor</w:t>
      </w:r>
      <w:r w:rsidR="000929F5" w:rsidRPr="005F2D46">
        <w:rPr>
          <w:spacing w:val="-2"/>
        </w:rPr>
        <w:t xml:space="preserve"> </w:t>
      </w:r>
      <w:r w:rsidR="00C9390D" w:rsidRPr="005F2D46">
        <w:rPr>
          <w:spacing w:val="-2"/>
        </w:rPr>
        <w:t xml:space="preserve">for measuring </w:t>
      </w:r>
      <w:r w:rsidRPr="005F2D46">
        <w:rPr>
          <w:spacing w:val="-2"/>
        </w:rPr>
        <w:t>the environment</w:t>
      </w:r>
      <w:r w:rsidR="00C9390D" w:rsidRPr="005F2D46">
        <w:rPr>
          <w:spacing w:val="-2"/>
        </w:rPr>
        <w:t xml:space="preserve"> temperature that can be extra parameter for the project but note, this is not</w:t>
      </w:r>
      <w:r w:rsidRPr="005F2D46">
        <w:rPr>
          <w:spacing w:val="-2"/>
        </w:rPr>
        <w:t xml:space="preserve"> an</w:t>
      </w:r>
      <w:r w:rsidR="00C9390D" w:rsidRPr="005F2D46">
        <w:rPr>
          <w:spacing w:val="-2"/>
        </w:rPr>
        <w:t xml:space="preserve"> accurate </w:t>
      </w:r>
      <w:r w:rsidRPr="005F2D46">
        <w:rPr>
          <w:spacing w:val="-2"/>
        </w:rPr>
        <w:t>approach</w:t>
      </w:r>
      <w:r w:rsidR="00C9390D" w:rsidRPr="005F2D46">
        <w:rPr>
          <w:spacing w:val="-2"/>
        </w:rPr>
        <w:t xml:space="preserve"> since this </w:t>
      </w:r>
      <w:r w:rsidR="00C34058" w:rsidRPr="005F2D46">
        <w:rPr>
          <w:spacing w:val="-2"/>
        </w:rPr>
        <w:t>assumes</w:t>
      </w:r>
      <w:r w:rsidR="00C9390D" w:rsidRPr="005F2D46">
        <w:rPr>
          <w:spacing w:val="-2"/>
        </w:rPr>
        <w:t xml:space="preserve"> the person is a similar temperature to the environment.</w:t>
      </w:r>
      <w:r w:rsidR="00693880" w:rsidRPr="005F2D46">
        <w:rPr>
          <w:spacing w:val="-2"/>
        </w:rPr>
        <w:t xml:space="preserve"> The sensor works by measuring their own die temperature</w:t>
      </w:r>
      <w:r w:rsidR="00903377" w:rsidRPr="005F2D46">
        <w:rPr>
          <w:spacing w:val="-2"/>
        </w:rPr>
        <w:t xml:space="preserve"> that is a voltage across a bandgap and uses the difference in the base-emitter voltage</w:t>
      </w:r>
      <w:r w:rsidR="00902005" w:rsidRPr="005F2D46">
        <w:rPr>
          <w:spacing w:val="-2"/>
        </w:rPr>
        <w:t xml:space="preserve"> </w:t>
      </w:r>
      <w:r w:rsidR="00902005" w:rsidRPr="005F2D46">
        <w:rPr>
          <w:spacing w:val="-2"/>
        </w:rPr>
        <w:lastRenderedPageBreak/>
        <w:t>(</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oMath>
      <w:r w:rsidR="00902005" w:rsidRPr="005F2D46">
        <w:rPr>
          <w:spacing w:val="-2"/>
        </w:rPr>
        <w:t>)</w:t>
      </w:r>
      <w:r w:rsidR="00903377" w:rsidRPr="005F2D46">
        <w:rPr>
          <w:spacing w:val="-2"/>
        </w:rPr>
        <w:t xml:space="preserve"> of a transistor (BJT) to relate voltage to temperature.</w:t>
      </w:r>
      <w:bookmarkEnd w:id="120"/>
      <w:bookmarkEnd w:id="121"/>
      <w:r w:rsidR="009A5F34" w:rsidRPr="005F2D46">
        <w:rPr>
          <w:spacing w:val="-2"/>
        </w:rPr>
        <w:t xml:space="preserve"> A Sigma-Delta ADC is used to convert </w:t>
      </w:r>
      <w:r w:rsidR="00D103B3" w:rsidRPr="005F2D46">
        <w:rPr>
          <w:spacing w:val="-2"/>
        </w:rPr>
        <w:t>(</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oMath>
      <w:r w:rsidR="00D103B3" w:rsidRPr="005F2D46">
        <w:rPr>
          <w:spacing w:val="-2"/>
        </w:rPr>
        <w:t xml:space="preserve">) </w:t>
      </w:r>
      <w:r w:rsidR="009A5F34" w:rsidRPr="005F2D46">
        <w:rPr>
          <w:spacing w:val="-2"/>
        </w:rPr>
        <w:t>to a digital word that relates to the transistor temperature.</w:t>
      </w:r>
      <w:r w:rsidR="00D103B3" w:rsidRPr="005F2D46">
        <w:rPr>
          <w:spacing w:val="-2"/>
        </w:rPr>
        <w:t xml:space="preserve"> </w:t>
      </w:r>
      <w:r w:rsidR="00B62546" w:rsidRPr="005F2D46">
        <w:rPr>
          <w:spacing w:val="-2"/>
        </w:rPr>
        <w:t xml:space="preserve">The output of this sensor is a digital </w:t>
      </w:r>
      <w:r w:rsidR="00177287" w:rsidRPr="005F2D46">
        <w:rPr>
          <w:spacing w:val="-2"/>
        </w:rPr>
        <w:t>signal</w:t>
      </w:r>
      <w:r w:rsidR="00B62546" w:rsidRPr="005F2D46">
        <w:rPr>
          <w:spacing w:val="-2"/>
        </w:rPr>
        <w:t xml:space="preserve"> encoded with the temperature</w:t>
      </w:r>
      <w:r w:rsidR="00AD7582" w:rsidRPr="005F2D46">
        <w:rPr>
          <w:spacing w:val="-2"/>
        </w:rPr>
        <w:t>.</w:t>
      </w:r>
      <w:r w:rsidR="003B7E4F" w:rsidRPr="005F2D46">
        <w:rPr>
          <w:spacing w:val="-2"/>
        </w:rPr>
        <w:t xml:space="preserve"> </w:t>
      </w:r>
      <w:r w:rsidR="00135DF3" w:rsidRPr="005F2D46">
        <w:rPr>
          <w:spacing w:val="-2"/>
        </w:rPr>
        <w:t>After integration, the decision was mad</w:t>
      </w:r>
      <w:r w:rsidR="009A1922" w:rsidRPr="005F2D46">
        <w:rPr>
          <w:spacing w:val="-2"/>
        </w:rPr>
        <w:t>e</w:t>
      </w:r>
      <w:r w:rsidR="00135DF3" w:rsidRPr="005F2D46">
        <w:rPr>
          <w:spacing w:val="-2"/>
        </w:rPr>
        <w:t xml:space="preserve"> to upgrade the Pmod T</w:t>
      </w:r>
      <w:r w:rsidR="00D94136" w:rsidRPr="005F2D46">
        <w:rPr>
          <w:spacing w:val="-2"/>
        </w:rPr>
        <w:t>MP3</w:t>
      </w:r>
      <w:r w:rsidR="00135DF3" w:rsidRPr="005F2D46">
        <w:rPr>
          <w:spacing w:val="-2"/>
        </w:rPr>
        <w:t xml:space="preserve"> for a temperature sensor with contact leads or that is more appropriate for body temperature</w:t>
      </w:r>
      <w:r w:rsidR="009A1922" w:rsidRPr="005F2D46">
        <w:rPr>
          <w:spacing w:val="-2"/>
        </w:rPr>
        <w:t xml:space="preserve"> or holding.</w:t>
      </w:r>
    </w:p>
    <w:p w14:paraId="5659426E" w14:textId="7B06E8A2" w:rsidR="00DC2554" w:rsidRPr="005F2D46" w:rsidRDefault="00E969F5" w:rsidP="006F2867">
      <w:pPr>
        <w:pStyle w:val="BodyText"/>
        <w:spacing w:before="0" w:line="480" w:lineRule="auto"/>
        <w:ind w:left="792" w:right="864" w:firstLine="360"/>
        <w:jc w:val="both"/>
        <w:rPr>
          <w:spacing w:val="-2"/>
        </w:rPr>
      </w:pPr>
      <w:r w:rsidRPr="005F2D46">
        <w:rPr>
          <w:spacing w:val="-2"/>
        </w:rPr>
        <w:t>The alternative was</w:t>
      </w:r>
      <w:r w:rsidR="00613121" w:rsidRPr="005F2D46">
        <w:rPr>
          <w:spacing w:val="-2"/>
        </w:rPr>
        <w:t xml:space="preserve"> a</w:t>
      </w:r>
      <w:r w:rsidRPr="005F2D46">
        <w:rPr>
          <w:spacing w:val="-2"/>
        </w:rPr>
        <w:t xml:space="preserve"> </w:t>
      </w:r>
      <w:hyperlink r:id="rId15" w:history="1">
        <w:r w:rsidR="00613121" w:rsidRPr="005F2D46">
          <w:rPr>
            <w:rStyle w:val="Hyperlink"/>
            <w:spacing w:val="-2"/>
          </w:rPr>
          <w:t>Pmod TC1</w:t>
        </w:r>
      </w:hyperlink>
      <w:r w:rsidR="00613121" w:rsidRPr="005F2D46">
        <w:rPr>
          <w:spacing w:val="-2"/>
        </w:rPr>
        <w:t xml:space="preserve"> that is </w:t>
      </w:r>
      <w:r w:rsidRPr="005F2D46">
        <w:rPr>
          <w:spacing w:val="-2"/>
        </w:rPr>
        <w:t xml:space="preserve">a K-type thermocouple </w:t>
      </w:r>
      <w:r w:rsidR="00613121" w:rsidRPr="005F2D46">
        <w:rPr>
          <w:spacing w:val="-2"/>
        </w:rPr>
        <w:t>with</w:t>
      </w:r>
      <w:r w:rsidRPr="005F2D46">
        <w:rPr>
          <w:spacing w:val="-2"/>
        </w:rPr>
        <w:t xml:space="preserve"> wide temperature range</w:t>
      </w:r>
      <w:r w:rsidR="00C34058" w:rsidRPr="005F2D46">
        <w:rPr>
          <w:spacing w:val="-2"/>
        </w:rPr>
        <w:t xml:space="preserve"> -73°C to 482°C</w:t>
      </w:r>
      <w:r w:rsidR="00DC372A" w:rsidRPr="005F2D46">
        <w:rPr>
          <w:spacing w:val="-2"/>
        </w:rPr>
        <w:t xml:space="preserve"> and has</w:t>
      </w:r>
      <w:r w:rsidRPr="005F2D46">
        <w:rPr>
          <w:spacing w:val="-2"/>
        </w:rPr>
        <w:t xml:space="preserve"> </w:t>
      </w:r>
      <w:r w:rsidR="00DC372A" w:rsidRPr="005F2D46">
        <w:rPr>
          <w:spacing w:val="-2"/>
        </w:rPr>
        <w:t xml:space="preserve">accuracy of  </w:t>
      </w:r>
      <m:oMath>
        <m:r>
          <w:rPr>
            <w:rFonts w:ascii="Cambria Math" w:hAnsi="Cambria Math"/>
            <w:spacing w:val="-2"/>
          </w:rPr>
          <m:t>±</m:t>
        </m:r>
      </m:oMath>
      <w:r w:rsidR="00DC372A" w:rsidRPr="005F2D46">
        <w:rPr>
          <w:spacing w:val="-2"/>
        </w:rPr>
        <w:t>2°C</w:t>
      </w:r>
      <w:r w:rsidRPr="005F2D46">
        <w:rPr>
          <w:spacing w:val="-2"/>
        </w:rPr>
        <w:t xml:space="preserve">. The output of thermocouples, range </w:t>
      </w:r>
      <w:r w:rsidR="00CD5FF3" w:rsidRPr="005F2D46">
        <w:rPr>
          <w:spacing w:val="-2"/>
        </w:rPr>
        <w:t>from B, E, J, K, N, R, S and T</w:t>
      </w:r>
      <w:r w:rsidRPr="005F2D46">
        <w:rPr>
          <w:spacing w:val="-2"/>
        </w:rPr>
        <w:t xml:space="preserve"> type but typically output a small voltage in the mV range. </w:t>
      </w:r>
      <w:r w:rsidR="00CD5FF3" w:rsidRPr="005F2D46">
        <w:rPr>
          <w:spacing w:val="-2"/>
        </w:rPr>
        <w:t>Thermocouples J, K and T type are the most common and at room temperature, their voltage varies from 52µV/°C, 41 µV/°C, and 41 µV/°C</w:t>
      </w:r>
      <w:r w:rsidR="00DC2554" w:rsidRPr="005F2D46">
        <w:rPr>
          <w:spacing w:val="-2"/>
        </w:rPr>
        <w:t xml:space="preserve"> while other less-common types are even smaller.</w:t>
      </w:r>
      <w:r w:rsidR="00FA0D2C" w:rsidRPr="005F2D46">
        <w:rPr>
          <w:spacing w:val="-2"/>
        </w:rPr>
        <w:t xml:space="preserve"> </w:t>
      </w:r>
      <w:r w:rsidR="00022C83" w:rsidRPr="005F2D46">
        <w:rPr>
          <w:spacing w:val="-2"/>
        </w:rPr>
        <w:t xml:space="preserve">This sensor works by measuring the cold junction that consists of two different electrical conductors that form a thermal junction. As the temperature changes at the junction, the voltage measured can be translated to a corresponding temperature, illustrated in </w:t>
      </w:r>
      <w:r w:rsidR="00022C83" w:rsidRPr="005F2D46">
        <w:rPr>
          <w:color w:val="0070C0"/>
          <w:spacing w:val="-2"/>
          <w:u w:val="single"/>
        </w:rPr>
        <w:fldChar w:fldCharType="begin"/>
      </w:r>
      <w:r w:rsidR="00022C83" w:rsidRPr="005F2D46">
        <w:rPr>
          <w:color w:val="0070C0"/>
          <w:spacing w:val="-2"/>
          <w:u w:val="single"/>
        </w:rPr>
        <w:instrText xml:space="preserve"> REF _Ref118385573 \h  \* MERGEFORMAT </w:instrText>
      </w:r>
      <w:r w:rsidR="00022C83" w:rsidRPr="005F2D46">
        <w:rPr>
          <w:color w:val="0070C0"/>
          <w:spacing w:val="-2"/>
          <w:u w:val="single"/>
        </w:rPr>
      </w:r>
      <w:r w:rsidR="00022C83" w:rsidRPr="005F2D46">
        <w:rPr>
          <w:color w:val="0070C0"/>
          <w:spacing w:val="-2"/>
          <w:u w:val="single"/>
        </w:rPr>
        <w:fldChar w:fldCharType="separate"/>
      </w:r>
      <w:r w:rsidR="00D725D8" w:rsidRPr="00D725D8">
        <w:rPr>
          <w:color w:val="0070C0"/>
          <w:u w:val="single"/>
        </w:rPr>
        <w:t xml:space="preserve">Figure </w:t>
      </w:r>
      <w:r w:rsidR="00D725D8" w:rsidRPr="00D725D8">
        <w:rPr>
          <w:noProof/>
          <w:color w:val="0070C0"/>
          <w:u w:val="single"/>
        </w:rPr>
        <w:t>4</w:t>
      </w:r>
      <w:r w:rsidR="00022C83" w:rsidRPr="005F2D46">
        <w:rPr>
          <w:color w:val="0070C0"/>
          <w:spacing w:val="-2"/>
          <w:u w:val="single"/>
        </w:rPr>
        <w:fldChar w:fldCharType="end"/>
      </w:r>
      <w:r w:rsidR="00022C83" w:rsidRPr="005F2D46">
        <w:rPr>
          <w:spacing w:val="-2"/>
        </w:rPr>
        <w:t xml:space="preserve">. </w:t>
      </w:r>
    </w:p>
    <w:p w14:paraId="3144A39F" w14:textId="5611979C" w:rsidR="00DC2554" w:rsidRPr="005F2D46" w:rsidRDefault="00F5674A" w:rsidP="00675B2C">
      <w:pPr>
        <w:pStyle w:val="BodyText"/>
        <w:keepNext/>
        <w:spacing w:before="0" w:line="480" w:lineRule="auto"/>
        <w:ind w:right="845"/>
      </w:pPr>
      <w:r w:rsidRPr="005F2D46">
        <w:rPr>
          <w:noProof/>
        </w:rPr>
        <w:drawing>
          <wp:inline distT="0" distB="0" distL="0" distR="0" wp14:anchorId="46937160" wp14:editId="211A174E">
            <wp:extent cx="5698541" cy="22205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2682" cy="2253383"/>
                    </a:xfrm>
                    <a:prstGeom prst="rect">
                      <a:avLst/>
                    </a:prstGeom>
                  </pic:spPr>
                </pic:pic>
              </a:graphicData>
            </a:graphic>
          </wp:inline>
        </w:drawing>
      </w:r>
    </w:p>
    <w:p w14:paraId="324D7195" w14:textId="7DB87B83" w:rsidR="00DC2554" w:rsidRPr="005F2D46" w:rsidRDefault="00DC2554" w:rsidP="00F5674A">
      <w:pPr>
        <w:pStyle w:val="Caption"/>
        <w:jc w:val="center"/>
        <w:rPr>
          <w:sz w:val="24"/>
          <w:szCs w:val="24"/>
        </w:rPr>
      </w:pPr>
      <w:bookmarkStart w:id="122" w:name="_Ref118385573"/>
      <w:bookmarkStart w:id="123" w:name="_Toc118460303"/>
      <w:bookmarkStart w:id="124" w:name="_Toc119577582"/>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4</w:t>
      </w:r>
      <w:r w:rsidRPr="005F2D46">
        <w:rPr>
          <w:noProof/>
          <w:sz w:val="24"/>
          <w:szCs w:val="24"/>
        </w:rPr>
        <w:fldChar w:fldCharType="end"/>
      </w:r>
      <w:bookmarkEnd w:id="122"/>
      <w:r w:rsidRPr="005F2D46">
        <w:rPr>
          <w:sz w:val="24"/>
          <w:szCs w:val="24"/>
        </w:rPr>
        <w:t xml:space="preserve">. K-type </w:t>
      </w:r>
      <w:r w:rsidR="00F5674A" w:rsidRPr="005F2D46">
        <w:rPr>
          <w:sz w:val="24"/>
          <w:szCs w:val="24"/>
        </w:rPr>
        <w:t>Thermocouple Concept</w:t>
      </w:r>
      <w:bookmarkEnd w:id="123"/>
      <w:bookmarkEnd w:id="124"/>
    </w:p>
    <w:p w14:paraId="3605B8B7" w14:textId="4AB4E575" w:rsidR="003D7C4B" w:rsidRPr="005F2D46" w:rsidRDefault="00E969F5" w:rsidP="00DC3231">
      <w:pPr>
        <w:pStyle w:val="BodyText"/>
        <w:spacing w:before="0" w:line="480" w:lineRule="auto"/>
        <w:ind w:left="792" w:right="864" w:firstLine="360"/>
        <w:jc w:val="both"/>
        <w:rPr>
          <w:spacing w:val="-2"/>
        </w:rPr>
      </w:pPr>
      <w:r w:rsidRPr="005F2D46">
        <w:rPr>
          <w:spacing w:val="-2"/>
        </w:rPr>
        <w:lastRenderedPageBreak/>
        <w:t xml:space="preserve">For an external device such as </w:t>
      </w:r>
      <w:r w:rsidR="00DC2554" w:rsidRPr="005F2D46">
        <w:rPr>
          <w:spacing w:val="-2"/>
        </w:rPr>
        <w:t xml:space="preserve">the development board, </w:t>
      </w:r>
      <w:r w:rsidRPr="005F2D46">
        <w:rPr>
          <w:spacing w:val="-2"/>
        </w:rPr>
        <w:t>there needs to be an amplifier, signal conditioning and cold junction compensation sensor to interface with thermocouple</w:t>
      </w:r>
      <w:r w:rsidR="005F47E6" w:rsidRPr="005F2D46">
        <w:rPr>
          <w:spacing w:val="-2"/>
        </w:rPr>
        <w:t xml:space="preserve">, </w:t>
      </w:r>
      <w:r w:rsidR="00DC2554" w:rsidRPr="005F2D46">
        <w:rPr>
          <w:spacing w:val="-2"/>
        </w:rPr>
        <w:t>like</w:t>
      </w:r>
      <w:r w:rsidR="00F5674A" w:rsidRPr="005F2D46">
        <w:rPr>
          <w:spacing w:val="-2"/>
        </w:rPr>
        <w:t xml:space="preserve"> </w:t>
      </w:r>
      <w:r w:rsidR="00F5674A" w:rsidRPr="005F2D46">
        <w:rPr>
          <w:color w:val="0070C0"/>
          <w:spacing w:val="-2"/>
          <w:u w:val="single"/>
        </w:rPr>
        <w:fldChar w:fldCharType="begin"/>
      </w:r>
      <w:r w:rsidR="00F5674A" w:rsidRPr="005F2D46">
        <w:rPr>
          <w:color w:val="0070C0"/>
          <w:spacing w:val="-2"/>
          <w:u w:val="single"/>
        </w:rPr>
        <w:instrText xml:space="preserve"> REF _Ref118381029 \h  \* MERGEFORMAT </w:instrText>
      </w:r>
      <w:r w:rsidR="00F5674A" w:rsidRPr="005F2D46">
        <w:rPr>
          <w:color w:val="0070C0"/>
          <w:spacing w:val="-2"/>
          <w:u w:val="single"/>
        </w:rPr>
      </w:r>
      <w:r w:rsidR="00F5674A" w:rsidRPr="005F2D46">
        <w:rPr>
          <w:color w:val="0070C0"/>
          <w:spacing w:val="-2"/>
          <w:u w:val="single"/>
        </w:rPr>
        <w:fldChar w:fldCharType="separate"/>
      </w:r>
      <w:r w:rsidR="00D725D8" w:rsidRPr="00D725D8">
        <w:rPr>
          <w:color w:val="0070C0"/>
          <w:u w:val="single"/>
        </w:rPr>
        <w:t xml:space="preserve">Figure </w:t>
      </w:r>
      <w:r w:rsidR="00D725D8" w:rsidRPr="00D725D8">
        <w:rPr>
          <w:noProof/>
          <w:color w:val="0070C0"/>
          <w:u w:val="single"/>
        </w:rPr>
        <w:t>5</w:t>
      </w:r>
      <w:r w:rsidR="00F5674A" w:rsidRPr="005F2D46">
        <w:rPr>
          <w:color w:val="0070C0"/>
          <w:spacing w:val="-2"/>
          <w:u w:val="single"/>
        </w:rPr>
        <w:fldChar w:fldCharType="end"/>
      </w:r>
      <w:r w:rsidRPr="005F2D46">
        <w:rPr>
          <w:spacing w:val="-2"/>
        </w:rPr>
        <w:t xml:space="preserve">. </w:t>
      </w:r>
      <w:r w:rsidR="00F5674A" w:rsidRPr="005F2D46">
        <w:rPr>
          <w:spacing w:val="-2"/>
        </w:rPr>
        <w:t>Th</w:t>
      </w:r>
      <w:r w:rsidR="00202A8E" w:rsidRPr="005F2D46">
        <w:rPr>
          <w:spacing w:val="-2"/>
        </w:rPr>
        <w:t xml:space="preserve">ere are several modules such as the </w:t>
      </w:r>
      <w:r w:rsidR="00E92525" w:rsidRPr="005F2D46">
        <w:rPr>
          <w:spacing w:val="-2"/>
        </w:rPr>
        <w:t>Pmod TC1</w:t>
      </w:r>
      <w:r w:rsidR="00202A8E" w:rsidRPr="005F2D46">
        <w:rPr>
          <w:spacing w:val="-2"/>
        </w:rPr>
        <w:t xml:space="preserve"> that </w:t>
      </w:r>
      <w:r w:rsidR="00FB5C2E" w:rsidRPr="005F2D46">
        <w:rPr>
          <w:spacing w:val="-2"/>
        </w:rPr>
        <w:t>are</w:t>
      </w:r>
      <w:r w:rsidR="00202A8E" w:rsidRPr="005F2D46">
        <w:rPr>
          <w:spacing w:val="-2"/>
        </w:rPr>
        <w:t xml:space="preserve"> equipped with a temperature sensor to measure the reference junction of the k-type thermocouple</w:t>
      </w:r>
      <w:r w:rsidR="00F5674A" w:rsidRPr="005F2D46">
        <w:rPr>
          <w:spacing w:val="-2"/>
        </w:rPr>
        <w:t>,</w:t>
      </w:r>
      <w:r w:rsidR="00202A8E" w:rsidRPr="005F2D46">
        <w:rPr>
          <w:spacing w:val="-2"/>
        </w:rPr>
        <w:t xml:space="preserve"> </w:t>
      </w:r>
      <w:r w:rsidR="00F5674A" w:rsidRPr="005F2D46">
        <w:rPr>
          <w:spacing w:val="-2"/>
        </w:rPr>
        <w:t>amplifier to increase</w:t>
      </w:r>
      <w:r w:rsidR="00202A8E" w:rsidRPr="005F2D46">
        <w:rPr>
          <w:spacing w:val="-2"/>
        </w:rPr>
        <w:t xml:space="preserve"> voltage </w:t>
      </w:r>
      <w:r w:rsidR="00F5674A" w:rsidRPr="005F2D46">
        <w:rPr>
          <w:spacing w:val="-2"/>
        </w:rPr>
        <w:t>and meet input requirements of FPGA system and an ADC</w:t>
      </w:r>
      <w:r w:rsidR="003B7E4F" w:rsidRPr="005F2D46">
        <w:rPr>
          <w:spacing w:val="-2"/>
        </w:rPr>
        <w:t xml:space="preserve">. </w:t>
      </w:r>
    </w:p>
    <w:p w14:paraId="699F47B8" w14:textId="75C82E93" w:rsidR="00561F57" w:rsidRPr="005F2D46" w:rsidRDefault="00DC2554" w:rsidP="00675B2C">
      <w:pPr>
        <w:pStyle w:val="BodyText"/>
        <w:keepNext/>
        <w:spacing w:before="0" w:line="480" w:lineRule="auto"/>
        <w:ind w:right="845"/>
      </w:pPr>
      <w:r w:rsidRPr="005F2D46">
        <w:rPr>
          <w:noProof/>
        </w:rPr>
        <w:drawing>
          <wp:inline distT="0" distB="0" distL="0" distR="0" wp14:anchorId="3AB6D78B" wp14:editId="2DA2801A">
            <wp:extent cx="5413248" cy="26337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354" cy="2655201"/>
                    </a:xfrm>
                    <a:prstGeom prst="rect">
                      <a:avLst/>
                    </a:prstGeom>
                  </pic:spPr>
                </pic:pic>
              </a:graphicData>
            </a:graphic>
          </wp:inline>
        </w:drawing>
      </w:r>
    </w:p>
    <w:p w14:paraId="0E5E93AB" w14:textId="584E435F" w:rsidR="00561F57" w:rsidRPr="005F2D46" w:rsidRDefault="00561F57" w:rsidP="00561F57">
      <w:pPr>
        <w:pStyle w:val="Caption"/>
        <w:jc w:val="center"/>
        <w:rPr>
          <w:sz w:val="24"/>
          <w:szCs w:val="24"/>
        </w:rPr>
      </w:pPr>
      <w:bookmarkStart w:id="125" w:name="_Ref118381029"/>
      <w:bookmarkStart w:id="126" w:name="_Toc118460304"/>
      <w:bookmarkStart w:id="127" w:name="_Toc119577583"/>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5</w:t>
      </w:r>
      <w:r w:rsidRPr="005F2D46">
        <w:rPr>
          <w:noProof/>
          <w:sz w:val="24"/>
          <w:szCs w:val="24"/>
        </w:rPr>
        <w:fldChar w:fldCharType="end"/>
      </w:r>
      <w:bookmarkEnd w:id="125"/>
      <w:r w:rsidRPr="005F2D46">
        <w:rPr>
          <w:sz w:val="24"/>
          <w:szCs w:val="24"/>
        </w:rPr>
        <w:t>. K-Type Thermocouple</w:t>
      </w:r>
      <w:r w:rsidR="00F5674A" w:rsidRPr="005F2D46">
        <w:rPr>
          <w:sz w:val="24"/>
          <w:szCs w:val="24"/>
        </w:rPr>
        <w:t xml:space="preserve"> Circuit</w:t>
      </w:r>
      <w:bookmarkEnd w:id="126"/>
      <w:bookmarkEnd w:id="127"/>
    </w:p>
    <w:p w14:paraId="15F130D7" w14:textId="19533B6C" w:rsidR="00585F7B" w:rsidRPr="005F2D46" w:rsidRDefault="00617225" w:rsidP="00B72CA4">
      <w:pPr>
        <w:pStyle w:val="Heading1"/>
        <w:numPr>
          <w:ilvl w:val="1"/>
          <w:numId w:val="3"/>
        </w:numPr>
        <w:tabs>
          <w:tab w:val="left" w:pos="1143"/>
        </w:tabs>
        <w:spacing w:before="0"/>
        <w:ind w:left="1081" w:hanging="361"/>
        <w:jc w:val="left"/>
      </w:pPr>
      <w:bookmarkStart w:id="128" w:name="_Toc119580975"/>
      <w:r w:rsidRPr="005F2D46">
        <w:t xml:space="preserve">Stress </w:t>
      </w:r>
      <w:r w:rsidR="006F4A99" w:rsidRPr="005F2D46">
        <w:t>Detection</w:t>
      </w:r>
      <w:bookmarkEnd w:id="128"/>
    </w:p>
    <w:p w14:paraId="55455E16" w14:textId="77777777" w:rsidR="00585F7B" w:rsidRPr="005F2D46" w:rsidRDefault="00585F7B" w:rsidP="00DC3231">
      <w:pPr>
        <w:pStyle w:val="Heading1"/>
        <w:tabs>
          <w:tab w:val="left" w:pos="1143"/>
        </w:tabs>
        <w:spacing w:before="0"/>
        <w:ind w:left="792" w:right="864" w:firstLine="0"/>
      </w:pPr>
    </w:p>
    <w:p w14:paraId="0616657D" w14:textId="09F81BF2" w:rsidR="004213C4" w:rsidRPr="005F2D46" w:rsidRDefault="00E17B38" w:rsidP="00DC3231">
      <w:pPr>
        <w:pStyle w:val="BodyText"/>
        <w:spacing w:before="0" w:line="480" w:lineRule="auto"/>
        <w:ind w:left="792" w:right="864" w:firstLine="360"/>
        <w:jc w:val="both"/>
      </w:pPr>
      <w:r w:rsidRPr="005F2D46">
        <w:t xml:space="preserve">With all the sensors used for this project such as </w:t>
      </w:r>
      <w:r w:rsidR="00A07FB1" w:rsidRPr="005F2D46">
        <w:t xml:space="preserve">heart rate, GSR and temperature, a stress detection algorithm can be used to perform stress analysis. By observing the sensor outputs, </w:t>
      </w:r>
      <w:r w:rsidR="008E41FD" w:rsidRPr="005F2D46">
        <w:t xml:space="preserve">if the heart rate is 110-130 BPM, then it can be perceived as you are exercising, normally have a fast heartbeat, </w:t>
      </w:r>
      <w:r w:rsidR="003C0099" w:rsidRPr="005F2D46">
        <w:t>fever,</w:t>
      </w:r>
      <w:r w:rsidR="008E41FD" w:rsidRPr="005F2D46">
        <w:t xml:space="preserve"> or other conditions. Now if </w:t>
      </w:r>
      <w:r w:rsidR="00FF53B3" w:rsidRPr="005F2D46">
        <w:t>the</w:t>
      </w:r>
      <w:r w:rsidR="008E41FD" w:rsidRPr="005F2D46">
        <w:t xml:space="preserve"> temperature is </w:t>
      </w:r>
      <w:r w:rsidR="003C0099" w:rsidRPr="005F2D46">
        <w:t>high</w:t>
      </w:r>
      <w:r w:rsidR="00FF53B3" w:rsidRPr="005F2D46">
        <w:t xml:space="preserve"> like above 100ºF</w:t>
      </w:r>
      <w:r w:rsidR="00C34058" w:rsidRPr="005F2D46">
        <w:t xml:space="preserve"> or </w:t>
      </w:r>
      <w:r w:rsidR="00C34058" w:rsidRPr="005F2D46">
        <w:rPr>
          <w:spacing w:val="-2"/>
        </w:rPr>
        <w:t>37.78°C</w:t>
      </w:r>
      <w:r w:rsidR="00FF53B3" w:rsidRPr="005F2D46">
        <w:t xml:space="preserve">, then maybe the subject is in a really warm environment, ill, intense physical activity or other factors. With the two results, it’s not bad judgement to say the subject is stressed since BPM and temperature measurements are higher than normal. </w:t>
      </w:r>
      <w:r w:rsidR="00343450" w:rsidRPr="005F2D46">
        <w:t xml:space="preserve">The </w:t>
      </w:r>
      <w:r w:rsidR="00343450" w:rsidRPr="005F2D46">
        <w:lastRenderedPageBreak/>
        <w:t>stress detection algorithm will receive the measurements from the sensors as inputs and will output a status of stressed or not.</w:t>
      </w:r>
    </w:p>
    <w:p w14:paraId="1C4A2207" w14:textId="619DF8F7" w:rsidR="004213C4" w:rsidRPr="005F2D46" w:rsidRDefault="004213C4" w:rsidP="00DC3231">
      <w:pPr>
        <w:pStyle w:val="BodyText"/>
        <w:spacing w:before="0" w:line="480" w:lineRule="auto"/>
        <w:ind w:left="792" w:right="864" w:firstLine="360"/>
        <w:jc w:val="both"/>
      </w:pPr>
      <w:r w:rsidRPr="005F2D46">
        <w:t xml:space="preserve">Each person has a unique emotional response, so it would be difficult to interpret the same set of sensor readings on two different people as corresponding to the same emotional state. To accommodate the unique features of each user, testing different scenarios on the subject for different emotional states are needed. The relationship between input and output can be stored in memory to recall what values output a stressed result, this can be thought of as the training mode. After training on a few subjects, a real time application can be </w:t>
      </w:r>
      <w:r w:rsidR="00343450" w:rsidRPr="005F2D46">
        <w:t>implemented</w:t>
      </w:r>
      <w:r w:rsidRPr="005F2D46">
        <w:t xml:space="preserve"> using the training mode results to help predict if the subject is stressed with more accurate results. For a more modern approach, a machine learning algorithm can be implemented to learn from previous subjects and still learn from new patients by storing data in memory.</w:t>
      </w:r>
    </w:p>
    <w:p w14:paraId="513B8919" w14:textId="0A5FFE83" w:rsidR="003015F5" w:rsidRPr="005F2D46" w:rsidRDefault="003015F5" w:rsidP="003015F5">
      <w:pPr>
        <w:pStyle w:val="Heading1"/>
        <w:numPr>
          <w:ilvl w:val="1"/>
          <w:numId w:val="3"/>
        </w:numPr>
        <w:tabs>
          <w:tab w:val="left" w:pos="1143"/>
        </w:tabs>
        <w:spacing w:before="0"/>
        <w:ind w:left="1081" w:hanging="361"/>
        <w:jc w:val="left"/>
      </w:pPr>
      <w:bookmarkStart w:id="129" w:name="_Toc119580976"/>
      <w:r w:rsidRPr="005F2D46">
        <w:t>OLED Display</w:t>
      </w:r>
      <w:bookmarkEnd w:id="129"/>
    </w:p>
    <w:p w14:paraId="3BB31585" w14:textId="77777777" w:rsidR="0047005F" w:rsidRPr="005F2D46" w:rsidRDefault="0047005F" w:rsidP="0047005F">
      <w:pPr>
        <w:pStyle w:val="BodyText"/>
        <w:spacing w:before="0"/>
        <w:ind w:left="1142"/>
      </w:pPr>
    </w:p>
    <w:p w14:paraId="27EBE77B" w14:textId="204619A5" w:rsidR="003015F5" w:rsidRPr="005F2D46" w:rsidRDefault="00A641B4" w:rsidP="00DC3231">
      <w:pPr>
        <w:pStyle w:val="BodyText"/>
        <w:spacing w:before="0" w:line="480" w:lineRule="auto"/>
        <w:ind w:left="792" w:right="864" w:firstLine="422"/>
        <w:jc w:val="both"/>
        <w:rPr>
          <w:spacing w:val="-2"/>
        </w:rPr>
      </w:pPr>
      <w:r w:rsidRPr="005F2D46">
        <w:t xml:space="preserve">A </w:t>
      </w:r>
      <w:hyperlink r:id="rId18" w:history="1">
        <w:r w:rsidRPr="005F2D46">
          <w:rPr>
            <w:rStyle w:val="Hyperlink"/>
            <w:color w:val="0070C0"/>
          </w:rPr>
          <w:t xml:space="preserve">Pmod </w:t>
        </w:r>
        <w:r w:rsidR="0047005F" w:rsidRPr="005F2D46">
          <w:rPr>
            <w:rStyle w:val="Hyperlink"/>
            <w:color w:val="0070C0"/>
          </w:rPr>
          <w:t>OLED</w:t>
        </w:r>
      </w:hyperlink>
      <w:r w:rsidR="0047005F" w:rsidRPr="005F2D46">
        <w:rPr>
          <w:color w:val="0070C0"/>
        </w:rPr>
        <w:t xml:space="preserve"> </w:t>
      </w:r>
      <w:r w:rsidR="0047005F" w:rsidRPr="005F2D46">
        <w:t>display</w:t>
      </w:r>
      <w:r w:rsidRPr="005F2D46">
        <w:t xml:space="preserve"> was used for the project</w:t>
      </w:r>
      <w:r w:rsidR="0047005F" w:rsidRPr="005F2D46">
        <w:t xml:space="preserve">, the measurements </w:t>
      </w:r>
      <w:r w:rsidRPr="005F2D46">
        <w:t>from the sensors</w:t>
      </w:r>
      <w:r w:rsidR="0047005F" w:rsidRPr="005F2D46">
        <w:t xml:space="preserve"> can be </w:t>
      </w:r>
      <w:r w:rsidRPr="005F2D46">
        <w:t xml:space="preserve">displayed </w:t>
      </w:r>
      <w:r w:rsidR="0047005F" w:rsidRPr="005F2D46">
        <w:t xml:space="preserve">on the OLED. Results </w:t>
      </w:r>
      <w:r w:rsidR="007F1BF7" w:rsidRPr="005F2D46">
        <w:t>are</w:t>
      </w:r>
      <w:r w:rsidR="0047005F" w:rsidRPr="005F2D46">
        <w:t xml:space="preserve"> displayed on the Vitis GUI</w:t>
      </w:r>
      <w:r w:rsidRPr="005F2D46">
        <w:t xml:space="preserve"> terminal</w:t>
      </w:r>
      <w:r w:rsidR="0047005F" w:rsidRPr="005F2D46">
        <w:t xml:space="preserve"> but to make the embedded system more user friendly, results will be printed on OLED display.</w:t>
      </w:r>
    </w:p>
    <w:p w14:paraId="130C4E7F" w14:textId="041054CD" w:rsidR="00F94AF7" w:rsidRPr="005F2D46" w:rsidRDefault="00F14136" w:rsidP="00B72CA4">
      <w:pPr>
        <w:pStyle w:val="Heading1"/>
        <w:numPr>
          <w:ilvl w:val="1"/>
          <w:numId w:val="3"/>
        </w:numPr>
        <w:tabs>
          <w:tab w:val="left" w:pos="1143"/>
        </w:tabs>
        <w:spacing w:before="0"/>
        <w:ind w:left="1081" w:hanging="361"/>
        <w:jc w:val="left"/>
      </w:pPr>
      <w:bookmarkStart w:id="130" w:name="_Toc119580977"/>
      <w:r w:rsidRPr="005F2D46">
        <w:t>SoC</w:t>
      </w:r>
      <w:bookmarkEnd w:id="130"/>
    </w:p>
    <w:p w14:paraId="5A2C0792" w14:textId="77777777" w:rsidR="00F94AF7" w:rsidRPr="005F2D46" w:rsidRDefault="00F94AF7" w:rsidP="0017558E">
      <w:pPr>
        <w:pStyle w:val="BodyText"/>
        <w:spacing w:before="0"/>
        <w:rPr>
          <w:b/>
        </w:rPr>
      </w:pPr>
    </w:p>
    <w:p w14:paraId="576EEC74" w14:textId="1F2F28B0" w:rsidR="00A641B4" w:rsidRPr="005F2D46" w:rsidRDefault="00AE42DF" w:rsidP="00DC3231">
      <w:pPr>
        <w:pStyle w:val="BodyText"/>
        <w:spacing w:before="0" w:line="480" w:lineRule="auto"/>
        <w:ind w:left="792" w:right="864" w:firstLine="360"/>
        <w:jc w:val="both"/>
      </w:pPr>
      <w:bookmarkStart w:id="131" w:name="_Hlk117089438"/>
      <w:r w:rsidRPr="005F2D46">
        <w:t xml:space="preserve">A </w:t>
      </w:r>
      <w:hyperlink r:id="rId19" w:history="1">
        <w:r w:rsidRPr="005F2D46">
          <w:rPr>
            <w:rStyle w:val="Hyperlink"/>
          </w:rPr>
          <w:t>System on Chip</w:t>
        </w:r>
      </w:hyperlink>
      <w:r w:rsidRPr="005F2D46">
        <w:t xml:space="preserve"> (SoC) combines the software programmability of ARM processors with the hardware programmability of a </w:t>
      </w:r>
      <w:hyperlink r:id="rId20" w:history="1">
        <w:r w:rsidRPr="005F2D46">
          <w:rPr>
            <w:rStyle w:val="Hyperlink"/>
            <w:color w:val="0070C0"/>
          </w:rPr>
          <w:t>Field Programmable Gate Array</w:t>
        </w:r>
      </w:hyperlink>
      <w:r w:rsidRPr="005F2D46">
        <w:t xml:space="preserve"> </w:t>
      </w:r>
      <w:r w:rsidR="004B4822" w:rsidRPr="005F2D46">
        <w:t>(</w:t>
      </w:r>
      <w:r w:rsidRPr="005F2D46">
        <w:t>FPGA</w:t>
      </w:r>
      <w:r w:rsidR="004B4822" w:rsidRPr="005F2D46">
        <w:t>)</w:t>
      </w:r>
      <w:r w:rsidRPr="005F2D46">
        <w:t>.</w:t>
      </w:r>
      <w:r w:rsidR="00F14136" w:rsidRPr="005F2D46">
        <w:t xml:space="preserve"> </w:t>
      </w:r>
      <w:r w:rsidR="00A641B4" w:rsidRPr="005F2D46">
        <w:t xml:space="preserve">An FPGA is a reprogrammable logic </w:t>
      </w:r>
      <w:r w:rsidR="0041562A" w:rsidRPr="005F2D46">
        <w:t xml:space="preserve">semiconductor </w:t>
      </w:r>
      <w:r w:rsidR="00A641B4" w:rsidRPr="005F2D46">
        <w:t>device containing</w:t>
      </w:r>
      <w:r w:rsidR="0041562A" w:rsidRPr="005F2D46">
        <w:t xml:space="preserve"> a matrix of configurable logic blocks (CLBs) that are interconnected </w:t>
      </w:r>
      <w:r w:rsidR="0041562A" w:rsidRPr="005F2D46">
        <w:lastRenderedPageBreak/>
        <w:t>with wires. CLBs allows the device to implement combinational and sequential logic using Flip-Flops, Look-up Tables, and Multiplexers. FPGAs</w:t>
      </w:r>
      <w:r w:rsidR="00A641B4" w:rsidRPr="005F2D46">
        <w:t xml:space="preserve"> can be programmed using Hardware Description Language (HDL)</w:t>
      </w:r>
      <w:r w:rsidR="0041562A" w:rsidRPr="005F2D46">
        <w:t xml:space="preserve"> such as </w:t>
      </w:r>
      <w:r w:rsidR="00A641B4" w:rsidRPr="005F2D46">
        <w:t>VHDL</w:t>
      </w:r>
      <w:r w:rsidR="0041562A" w:rsidRPr="005F2D46">
        <w:t>,</w:t>
      </w:r>
      <w:r w:rsidR="00A641B4" w:rsidRPr="005F2D46">
        <w:t xml:space="preserve"> Verilog</w:t>
      </w:r>
      <w:r w:rsidR="0041562A" w:rsidRPr="005F2D46">
        <w:t xml:space="preserve"> and </w:t>
      </w:r>
      <w:r w:rsidR="00A641B4" w:rsidRPr="005F2D46">
        <w:t xml:space="preserve">System </w:t>
      </w:r>
      <w:r w:rsidR="0041562A" w:rsidRPr="005F2D46">
        <w:t>Verilog</w:t>
      </w:r>
      <w:r w:rsidR="00F14136" w:rsidRPr="005F2D46">
        <w:t xml:space="preserve"> while ARM processors and connected peripherals can be programmed using C/C++.</w:t>
      </w:r>
    </w:p>
    <w:bookmarkEnd w:id="131"/>
    <w:p w14:paraId="2E9069B8" w14:textId="789B277E" w:rsidR="004B4822" w:rsidRPr="005F2D46" w:rsidRDefault="00AD57C8" w:rsidP="00AD57C8">
      <w:pPr>
        <w:pStyle w:val="BodyText"/>
        <w:keepNext/>
        <w:spacing w:before="0" w:line="480" w:lineRule="auto"/>
        <w:ind w:left="782" w:right="845" w:firstLine="360"/>
        <w:jc w:val="center"/>
      </w:pPr>
      <w:r w:rsidRPr="005F2D46">
        <w:rPr>
          <w:noProof/>
        </w:rPr>
        <w:drawing>
          <wp:inline distT="0" distB="0" distL="0" distR="0" wp14:anchorId="63F78E4D" wp14:editId="5AE6BED0">
            <wp:extent cx="3584448" cy="22205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270" cy="2260049"/>
                    </a:xfrm>
                    <a:prstGeom prst="rect">
                      <a:avLst/>
                    </a:prstGeom>
                    <a:noFill/>
                    <a:ln>
                      <a:noFill/>
                    </a:ln>
                  </pic:spPr>
                </pic:pic>
              </a:graphicData>
            </a:graphic>
          </wp:inline>
        </w:drawing>
      </w:r>
    </w:p>
    <w:p w14:paraId="3AF988F5" w14:textId="417D4DB8" w:rsidR="0013158E" w:rsidRPr="005F2D46" w:rsidRDefault="004B4822" w:rsidP="004B4822">
      <w:pPr>
        <w:pStyle w:val="Caption"/>
        <w:jc w:val="center"/>
        <w:rPr>
          <w:sz w:val="24"/>
          <w:szCs w:val="24"/>
        </w:rPr>
      </w:pPr>
      <w:bookmarkStart w:id="132" w:name="_Ref118471307"/>
      <w:bookmarkStart w:id="133" w:name="_Toc118460305"/>
      <w:bookmarkStart w:id="134" w:name="_Toc119577584"/>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6</w:t>
      </w:r>
      <w:r w:rsidRPr="005F2D46">
        <w:rPr>
          <w:noProof/>
          <w:sz w:val="24"/>
          <w:szCs w:val="24"/>
        </w:rPr>
        <w:fldChar w:fldCharType="end"/>
      </w:r>
      <w:bookmarkEnd w:id="132"/>
      <w:r w:rsidRPr="005F2D46">
        <w:rPr>
          <w:sz w:val="24"/>
          <w:szCs w:val="24"/>
        </w:rPr>
        <w:t xml:space="preserve">. </w:t>
      </w:r>
      <w:r w:rsidR="00AD57C8" w:rsidRPr="005F2D46">
        <w:rPr>
          <w:sz w:val="24"/>
          <w:szCs w:val="24"/>
        </w:rPr>
        <w:t xml:space="preserve">Conceptual </w:t>
      </w:r>
      <w:r w:rsidRPr="005F2D46">
        <w:rPr>
          <w:sz w:val="24"/>
          <w:szCs w:val="24"/>
        </w:rPr>
        <w:t>Zynq</w:t>
      </w:r>
      <w:r w:rsidR="00AD57C8" w:rsidRPr="005F2D46">
        <w:rPr>
          <w:sz w:val="24"/>
          <w:szCs w:val="24"/>
        </w:rPr>
        <w:t xml:space="preserve"> </w:t>
      </w:r>
      <w:r w:rsidRPr="005F2D46">
        <w:rPr>
          <w:sz w:val="24"/>
          <w:szCs w:val="24"/>
        </w:rPr>
        <w:t>SoC</w:t>
      </w:r>
      <w:bookmarkEnd w:id="133"/>
      <w:bookmarkEnd w:id="134"/>
      <w:r w:rsidRPr="005F2D46">
        <w:rPr>
          <w:sz w:val="24"/>
          <w:szCs w:val="24"/>
        </w:rPr>
        <w:t xml:space="preserve"> </w:t>
      </w:r>
    </w:p>
    <w:p w14:paraId="291DEB06" w14:textId="5BBB75EE" w:rsidR="001B480F" w:rsidRPr="005F2D46" w:rsidRDefault="001B480F" w:rsidP="00DC3231">
      <w:pPr>
        <w:pStyle w:val="BodyText"/>
        <w:spacing w:before="0" w:line="480" w:lineRule="auto"/>
        <w:ind w:left="792" w:right="864" w:firstLine="360"/>
        <w:jc w:val="both"/>
      </w:pPr>
      <w:r w:rsidRPr="005F2D46">
        <w:t>CLBs are essential to the FPGA as they contain the design log</w:t>
      </w:r>
      <w:r w:rsidR="002629C1" w:rsidRPr="005F2D46">
        <w:t>ic and can be broken down to two main structures</w:t>
      </w:r>
      <w:r w:rsidR="00761DA4" w:rsidRPr="005F2D46">
        <w:t xml:space="preserve"> called slices</w:t>
      </w:r>
      <w:r w:rsidR="002629C1" w:rsidRPr="005F2D46">
        <w:t xml:space="preserve">. </w:t>
      </w:r>
      <w:r w:rsidR="00761DA4" w:rsidRPr="005F2D46">
        <w:t>Each slice consists of</w:t>
      </w:r>
      <w:r w:rsidR="0063784D" w:rsidRPr="005F2D46">
        <w:t xml:space="preserve"> </w:t>
      </w:r>
      <w:r w:rsidR="00812A62" w:rsidRPr="005F2D46">
        <w:t>LUT</w:t>
      </w:r>
      <w:r w:rsidR="00761DA4" w:rsidRPr="005F2D46">
        <w:t xml:space="preserve">s, </w:t>
      </w:r>
      <w:r w:rsidR="00812A62" w:rsidRPr="005F2D46">
        <w:t>FF</w:t>
      </w:r>
      <w:r w:rsidR="00761DA4" w:rsidRPr="005F2D46">
        <w:t>s, multiplexers</w:t>
      </w:r>
      <w:r w:rsidR="00812A62" w:rsidRPr="005F2D46">
        <w:t xml:space="preserve"> and depending on the FPGA family, the elements may vary</w:t>
      </w:r>
      <w:r w:rsidR="00761DA4" w:rsidRPr="005F2D46">
        <w:t>. If the slice contains memory such as RAM</w:t>
      </w:r>
      <w:r w:rsidR="002F1A35" w:rsidRPr="005F2D46">
        <w:t xml:space="preserve"> or LUTs are used as memory</w:t>
      </w:r>
      <w:r w:rsidR="00761DA4" w:rsidRPr="005F2D46">
        <w:t xml:space="preserve">, it can be </w:t>
      </w:r>
      <w:r w:rsidR="00F539E7" w:rsidRPr="005F2D46">
        <w:t>referred</w:t>
      </w:r>
      <w:r w:rsidR="00761DA4" w:rsidRPr="005F2D46">
        <w:t xml:space="preserve"> to as SLICEM since it has the capability of</w:t>
      </w:r>
      <w:r w:rsidR="00F539E7" w:rsidRPr="005F2D46">
        <w:t xml:space="preserve"> behaving like distributed memory.</w:t>
      </w:r>
      <w:r w:rsidR="00761DA4" w:rsidRPr="005F2D46">
        <w:t xml:space="preserve"> </w:t>
      </w:r>
      <w:r w:rsidR="00F539E7" w:rsidRPr="005F2D46">
        <w:t xml:space="preserve">If no memory, more than likely it is a SLICEL which has exclusive logic functionality. </w:t>
      </w:r>
      <w:r w:rsidR="00812A62" w:rsidRPr="005F2D46">
        <w:t>Key distinction between the two slices is one has memory capability while the other doesn’t.</w:t>
      </w:r>
    </w:p>
    <w:p w14:paraId="327C4A10" w14:textId="20F88B06" w:rsidR="00885EC5" w:rsidRPr="005F2D46" w:rsidRDefault="002F1A35" w:rsidP="00885EC5">
      <w:pPr>
        <w:pStyle w:val="BodyText"/>
        <w:keepNext/>
        <w:spacing w:before="0" w:line="480" w:lineRule="auto"/>
        <w:ind w:left="782" w:right="845" w:firstLine="360"/>
        <w:jc w:val="center"/>
      </w:pPr>
      <w:r w:rsidRPr="005F2D46">
        <w:rPr>
          <w:noProof/>
          <w:spacing w:val="-4"/>
        </w:rPr>
        <w:lastRenderedPageBreak/>
        <w:drawing>
          <wp:inline distT="0" distB="0" distL="0" distR="0" wp14:anchorId="16758F88" wp14:editId="39171208">
            <wp:extent cx="3710940" cy="2645229"/>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3074" cy="2653878"/>
                    </a:xfrm>
                    <a:prstGeom prst="rect">
                      <a:avLst/>
                    </a:prstGeom>
                  </pic:spPr>
                </pic:pic>
              </a:graphicData>
            </a:graphic>
          </wp:inline>
        </w:drawing>
      </w:r>
    </w:p>
    <w:p w14:paraId="6D513EDB" w14:textId="556088E7" w:rsidR="002F1A35" w:rsidRPr="005F2D46" w:rsidRDefault="00885EC5" w:rsidP="00885EC5">
      <w:pPr>
        <w:pStyle w:val="Caption"/>
        <w:jc w:val="center"/>
        <w:rPr>
          <w:sz w:val="24"/>
          <w:szCs w:val="24"/>
        </w:rPr>
      </w:pPr>
      <w:bookmarkStart w:id="135" w:name="_Toc118460306"/>
      <w:bookmarkStart w:id="136" w:name="_Toc119577585"/>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7</w:t>
      </w:r>
      <w:r w:rsidRPr="005F2D46">
        <w:rPr>
          <w:noProof/>
          <w:sz w:val="24"/>
          <w:szCs w:val="24"/>
        </w:rPr>
        <w:fldChar w:fldCharType="end"/>
      </w:r>
      <w:r w:rsidRPr="005F2D46">
        <w:rPr>
          <w:sz w:val="24"/>
          <w:szCs w:val="24"/>
        </w:rPr>
        <w:t>. Conceptual Configurable Logic Block</w:t>
      </w:r>
      <w:bookmarkEnd w:id="135"/>
      <w:bookmarkEnd w:id="136"/>
    </w:p>
    <w:p w14:paraId="19CCAE92" w14:textId="4B7869E9" w:rsidR="00D04FCC" w:rsidRPr="005F2D46" w:rsidRDefault="00CE4CCD" w:rsidP="00CE4CCD">
      <w:pPr>
        <w:pStyle w:val="Heading1"/>
        <w:numPr>
          <w:ilvl w:val="1"/>
          <w:numId w:val="3"/>
        </w:numPr>
        <w:tabs>
          <w:tab w:val="left" w:pos="1143"/>
        </w:tabs>
        <w:spacing w:before="0"/>
        <w:ind w:left="1081" w:hanging="361"/>
        <w:jc w:val="left"/>
      </w:pPr>
      <w:bookmarkStart w:id="137" w:name="_Toc119580978"/>
      <w:r w:rsidRPr="005F2D46">
        <w:t>Zynq Architecture</w:t>
      </w:r>
      <w:bookmarkStart w:id="138" w:name="_Toc116810465"/>
      <w:bookmarkStart w:id="139" w:name="_Toc116810538"/>
      <w:bookmarkStart w:id="140" w:name="_Toc116810608"/>
      <w:bookmarkStart w:id="141" w:name="_Toc116827294"/>
      <w:bookmarkStart w:id="142" w:name="_Toc116829278"/>
      <w:bookmarkStart w:id="143" w:name="_Toc116829321"/>
      <w:bookmarkStart w:id="144" w:name="_Toc116831712"/>
      <w:bookmarkStart w:id="145" w:name="_Toc116831779"/>
      <w:bookmarkStart w:id="146" w:name="_Toc116831971"/>
      <w:bookmarkStart w:id="147" w:name="_Toc116832025"/>
      <w:bookmarkStart w:id="148" w:name="_Toc116911165"/>
      <w:bookmarkStart w:id="149" w:name="_Toc117090409"/>
      <w:bookmarkStart w:id="150" w:name="_Toc117090499"/>
      <w:bookmarkStart w:id="151" w:name="_Toc117091108"/>
      <w:bookmarkStart w:id="152" w:name="_Toc117091156"/>
      <w:bookmarkStart w:id="153" w:name="_Toc117091204"/>
      <w:bookmarkStart w:id="154" w:name="_Toc117091252"/>
      <w:bookmarkStart w:id="155" w:name="_Toc117091300"/>
      <w:bookmarkStart w:id="156" w:name="_Toc117091410"/>
      <w:bookmarkStart w:id="157" w:name="_Toc117545212"/>
      <w:bookmarkStart w:id="158" w:name="_Toc117545301"/>
      <w:bookmarkStart w:id="159" w:name="_Toc117545365"/>
      <w:bookmarkStart w:id="160" w:name="_Toc117545435"/>
      <w:bookmarkStart w:id="161" w:name="_Toc117545499"/>
      <w:bookmarkStart w:id="162" w:name="_Toc117545722"/>
      <w:bookmarkStart w:id="163" w:name="_Toc117545958"/>
      <w:bookmarkStart w:id="164" w:name="_Toc117621932"/>
      <w:bookmarkStart w:id="165" w:name="_Toc117624039"/>
      <w:bookmarkStart w:id="166" w:name="_Toc117626074"/>
      <w:bookmarkStart w:id="167" w:name="_Toc117710752"/>
      <w:bookmarkStart w:id="168" w:name="_Toc117712692"/>
      <w:bookmarkStart w:id="169" w:name="_Toc117714665"/>
      <w:bookmarkStart w:id="170" w:name="_Toc117714761"/>
      <w:bookmarkStart w:id="171" w:name="_Toc117790915"/>
      <w:bookmarkStart w:id="172" w:name="_Toc117795997"/>
      <w:bookmarkStart w:id="173" w:name="_Toc117961277"/>
      <w:bookmarkStart w:id="174" w:name="_Toc118137000"/>
      <w:bookmarkStart w:id="175" w:name="_Toc118308528"/>
      <w:bookmarkStart w:id="176" w:name="_Toc118308601"/>
      <w:bookmarkStart w:id="177" w:name="_Toc118382471"/>
      <w:bookmarkStart w:id="178" w:name="_Toc118383685"/>
      <w:bookmarkStart w:id="179" w:name="_Toc118397834"/>
      <w:bookmarkStart w:id="180" w:name="_Toc118404000"/>
      <w:bookmarkStart w:id="181" w:name="_Toc118405918"/>
      <w:bookmarkStart w:id="182" w:name="_Toc118407036"/>
      <w:bookmarkStart w:id="183" w:name="_Toc118408703"/>
      <w:bookmarkStart w:id="184" w:name="_Toc118410576"/>
      <w:bookmarkStart w:id="185" w:name="_Toc118411267"/>
      <w:bookmarkStart w:id="186" w:name="_Toc118449914"/>
      <w:bookmarkStart w:id="187" w:name="_Toc118453055"/>
      <w:bookmarkStart w:id="188" w:name="_Toc118458692"/>
      <w:bookmarkStart w:id="189" w:name="_Toc118458754"/>
      <w:bookmarkStart w:id="190" w:name="_Toc118458972"/>
      <w:bookmarkStart w:id="191" w:name="_Toc118459097"/>
      <w:bookmarkStart w:id="192" w:name="_Toc118459811"/>
      <w:bookmarkStart w:id="193" w:name="_Toc118461083"/>
      <w:bookmarkStart w:id="194" w:name="_Toc118461533"/>
      <w:bookmarkStart w:id="195" w:name="_Toc118463664"/>
      <w:bookmarkStart w:id="196" w:name="_Toc118473054"/>
      <w:bookmarkStart w:id="197" w:name="_Toc118473156"/>
      <w:bookmarkStart w:id="198" w:name="_Toc118473308"/>
      <w:bookmarkStart w:id="199" w:name="_Toc118473422"/>
      <w:bookmarkStart w:id="200" w:name="_Toc118481205"/>
      <w:bookmarkStart w:id="201" w:name="_Toc118483502"/>
      <w:bookmarkStart w:id="202" w:name="_Toc118483705"/>
      <w:bookmarkStart w:id="203" w:name="_Toc118483782"/>
      <w:bookmarkStart w:id="204" w:name="_Toc118484143"/>
      <w:bookmarkStart w:id="205" w:name="_Toc118816840"/>
      <w:bookmarkStart w:id="206" w:name="_Toc118816920"/>
      <w:bookmarkStart w:id="207" w:name="_Toc118817386"/>
      <w:bookmarkStart w:id="208" w:name="_Toc118817466"/>
      <w:bookmarkStart w:id="209" w:name="_Toc118817556"/>
      <w:bookmarkStart w:id="210" w:name="_Toc118818897"/>
      <w:bookmarkStart w:id="211" w:name="_Toc116810466"/>
      <w:bookmarkStart w:id="212" w:name="_Toc116810539"/>
      <w:bookmarkStart w:id="213" w:name="_Toc116810609"/>
      <w:bookmarkStart w:id="214" w:name="_Toc116827295"/>
      <w:bookmarkStart w:id="215" w:name="_Toc116829279"/>
      <w:bookmarkStart w:id="216" w:name="_Toc116829322"/>
      <w:bookmarkStart w:id="217" w:name="_Toc116831713"/>
      <w:bookmarkStart w:id="218" w:name="_Toc116831780"/>
      <w:bookmarkStart w:id="219" w:name="_Toc116831972"/>
      <w:bookmarkStart w:id="220" w:name="_Toc116832026"/>
      <w:bookmarkStart w:id="221" w:name="_Toc116911166"/>
      <w:bookmarkStart w:id="222" w:name="_Toc117090410"/>
      <w:bookmarkStart w:id="223" w:name="_Toc117090500"/>
      <w:bookmarkStart w:id="224" w:name="_Toc117091109"/>
      <w:bookmarkStart w:id="225" w:name="_Toc117091157"/>
      <w:bookmarkStart w:id="226" w:name="_Toc117091205"/>
      <w:bookmarkStart w:id="227" w:name="_Toc117091253"/>
      <w:bookmarkStart w:id="228" w:name="_Toc117091301"/>
      <w:bookmarkStart w:id="229" w:name="_Toc117091411"/>
      <w:bookmarkStart w:id="230" w:name="_Toc117545213"/>
      <w:bookmarkStart w:id="231" w:name="_Toc117545302"/>
      <w:bookmarkStart w:id="232" w:name="_Toc117545366"/>
      <w:bookmarkStart w:id="233" w:name="_Toc117545436"/>
      <w:bookmarkStart w:id="234" w:name="_Toc117545500"/>
      <w:bookmarkStart w:id="235" w:name="_Toc117545723"/>
      <w:bookmarkStart w:id="236" w:name="_Toc117545959"/>
      <w:bookmarkStart w:id="237" w:name="_Toc117621933"/>
      <w:bookmarkStart w:id="238" w:name="_Toc117624040"/>
      <w:bookmarkStart w:id="239" w:name="_Toc117626075"/>
      <w:bookmarkStart w:id="240" w:name="_Toc117710753"/>
      <w:bookmarkStart w:id="241" w:name="_Toc117712693"/>
      <w:bookmarkStart w:id="242" w:name="_Toc117714666"/>
      <w:bookmarkStart w:id="243" w:name="_Toc117714762"/>
      <w:bookmarkStart w:id="244" w:name="_Toc117790916"/>
      <w:bookmarkStart w:id="245" w:name="_Toc117795998"/>
      <w:bookmarkStart w:id="246" w:name="_Toc117961278"/>
      <w:bookmarkStart w:id="247" w:name="_Toc118137001"/>
      <w:bookmarkStart w:id="248" w:name="_Toc118308529"/>
      <w:bookmarkStart w:id="249" w:name="_Toc118308602"/>
      <w:bookmarkStart w:id="250" w:name="_Toc118382472"/>
      <w:bookmarkStart w:id="251" w:name="_Toc118383686"/>
      <w:bookmarkStart w:id="252" w:name="_Toc118397835"/>
      <w:bookmarkStart w:id="253" w:name="_Toc118404001"/>
      <w:bookmarkStart w:id="254" w:name="_Toc118405919"/>
      <w:bookmarkStart w:id="255" w:name="_Toc118407037"/>
      <w:bookmarkStart w:id="256" w:name="_Toc118408704"/>
      <w:bookmarkStart w:id="257" w:name="_Toc118410577"/>
      <w:bookmarkStart w:id="258" w:name="_Toc118411268"/>
      <w:bookmarkStart w:id="259" w:name="_Toc118449915"/>
      <w:bookmarkStart w:id="260" w:name="_Toc118453056"/>
      <w:bookmarkStart w:id="261" w:name="_Toc118458693"/>
      <w:bookmarkStart w:id="262" w:name="_Toc118458755"/>
      <w:bookmarkStart w:id="263" w:name="_Toc118458973"/>
      <w:bookmarkStart w:id="264" w:name="_Toc118459098"/>
      <w:bookmarkStart w:id="265" w:name="_Toc118459812"/>
      <w:bookmarkStart w:id="266" w:name="_Toc118461084"/>
      <w:bookmarkStart w:id="267" w:name="_Toc118461534"/>
      <w:bookmarkStart w:id="268" w:name="_Toc118463665"/>
      <w:bookmarkStart w:id="269" w:name="_Toc118473055"/>
      <w:bookmarkStart w:id="270" w:name="_Toc118473157"/>
      <w:bookmarkStart w:id="271" w:name="_Toc118473309"/>
      <w:bookmarkStart w:id="272" w:name="_Toc118473423"/>
      <w:bookmarkStart w:id="273" w:name="_Toc118481206"/>
      <w:bookmarkStart w:id="274" w:name="_Toc118483503"/>
      <w:bookmarkStart w:id="275" w:name="_Toc118483706"/>
      <w:bookmarkStart w:id="276" w:name="_Toc118483783"/>
      <w:bookmarkStart w:id="277" w:name="_Toc118484144"/>
      <w:bookmarkStart w:id="278" w:name="_Toc118816841"/>
      <w:bookmarkStart w:id="279" w:name="_Toc118816921"/>
      <w:bookmarkStart w:id="280" w:name="_Toc118817387"/>
      <w:bookmarkStart w:id="281" w:name="_Toc118817467"/>
      <w:bookmarkStart w:id="282" w:name="_Toc118817557"/>
      <w:bookmarkStart w:id="283" w:name="_Toc118818898"/>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7C1C49F8" w14:textId="77777777" w:rsidR="00D04FCC" w:rsidRPr="005F2D46" w:rsidRDefault="00D04FCC" w:rsidP="00CE4CCD">
      <w:pPr>
        <w:pStyle w:val="ListParagraph"/>
        <w:tabs>
          <w:tab w:val="left" w:pos="1143"/>
        </w:tabs>
        <w:ind w:left="0" w:firstLine="0"/>
        <w:outlineLvl w:val="0"/>
        <w:rPr>
          <w:sz w:val="24"/>
          <w:szCs w:val="24"/>
        </w:rPr>
      </w:pPr>
    </w:p>
    <w:p w14:paraId="2AB0FED9" w14:textId="103A47ED" w:rsidR="0004432C" w:rsidRPr="005F2D46" w:rsidRDefault="00D77724" w:rsidP="00DB75C5">
      <w:pPr>
        <w:pStyle w:val="BodyText"/>
        <w:spacing w:before="0" w:line="480" w:lineRule="auto"/>
        <w:ind w:left="792" w:right="864" w:firstLine="360"/>
        <w:jc w:val="both"/>
      </w:pPr>
      <w:r w:rsidRPr="005F2D46">
        <w:t xml:space="preserve">The </w:t>
      </w:r>
      <w:r w:rsidR="00703B29" w:rsidRPr="005F2D46">
        <w:t xml:space="preserve">Digilent Zybo Z7-20 development board contains a Xilinx Zynq-7000 device </w:t>
      </w:r>
      <w:r w:rsidR="00504DB6" w:rsidRPr="005F2D46">
        <w:t>is equipped with a dual-core ARM Cortex-A9 processor</w:t>
      </w:r>
      <w:r w:rsidR="000A510F" w:rsidRPr="005F2D46">
        <w:t xml:space="preserve"> and an FPGA</w:t>
      </w:r>
      <w:r w:rsidR="00504DB6" w:rsidRPr="005F2D46">
        <w:t xml:space="preserve">. The general </w:t>
      </w:r>
      <w:r w:rsidR="0048674A" w:rsidRPr="005F2D46">
        <w:t>architecture of a Zynq device consists of two parts: the Processing System (PS) and Programmable Logic (PL).</w:t>
      </w:r>
      <w:r w:rsidR="000A510F" w:rsidRPr="005F2D46">
        <w:t xml:space="preserve"> A Zynq device is</w:t>
      </w:r>
      <w:r w:rsidR="00EE4CC8" w:rsidRPr="005F2D46">
        <w:t xml:space="preserve"> a</w:t>
      </w:r>
      <w:r w:rsidR="000A510F" w:rsidRPr="005F2D46">
        <w:t xml:space="preserve"> SoC since PS is the processor and PL is the FPGA fabric, illustrated in </w:t>
      </w:r>
      <w:r w:rsidR="00EE4CC8" w:rsidRPr="005F2D46">
        <w:rPr>
          <w:color w:val="0070C0"/>
          <w:u w:val="single"/>
        </w:rPr>
        <w:fldChar w:fldCharType="begin"/>
      </w:r>
      <w:r w:rsidR="00EE4CC8" w:rsidRPr="005F2D46">
        <w:rPr>
          <w:color w:val="0070C0"/>
          <w:u w:val="single"/>
        </w:rPr>
        <w:instrText xml:space="preserve"> REF _Ref118471307 \h  \* MERGEFORMAT </w:instrText>
      </w:r>
      <w:r w:rsidR="00EE4CC8" w:rsidRPr="005F2D46">
        <w:rPr>
          <w:color w:val="0070C0"/>
          <w:u w:val="single"/>
        </w:rPr>
      </w:r>
      <w:r w:rsidR="00EE4CC8"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6</w:t>
      </w:r>
      <w:r w:rsidR="00EE4CC8" w:rsidRPr="005F2D46">
        <w:rPr>
          <w:color w:val="0070C0"/>
          <w:u w:val="single"/>
        </w:rPr>
        <w:fldChar w:fldCharType="end"/>
      </w:r>
      <w:r w:rsidR="0048674A" w:rsidRPr="005F2D46">
        <w:t xml:space="preserve">. </w:t>
      </w:r>
      <w:r w:rsidR="004530DF" w:rsidRPr="005F2D46">
        <w:t xml:space="preserve">PS is better used for dynamic tasks, general purpose sequential tasks, operating system, and complicated logic controls </w:t>
      </w:r>
      <w:r w:rsidR="00C23CFA" w:rsidRPr="005F2D46">
        <w:t xml:space="preserve">assuming the processor can keep up, </w:t>
      </w:r>
      <w:r w:rsidR="004530DF" w:rsidRPr="005F2D46">
        <w:t xml:space="preserve">while the </w:t>
      </w:r>
      <w:r w:rsidR="00127333" w:rsidRPr="005F2D46">
        <w:t>PL is good for static parallel tasks, peripheral controls, and intensive data computations</w:t>
      </w:r>
      <w:r w:rsidR="004530DF" w:rsidRPr="005F2D46">
        <w:t>.</w:t>
      </w:r>
    </w:p>
    <w:p w14:paraId="2125C3F5" w14:textId="5F887AA1" w:rsidR="00AC24C2" w:rsidRPr="005F2D46" w:rsidRDefault="00AD57C8" w:rsidP="00675B2C">
      <w:pPr>
        <w:pStyle w:val="BodyText"/>
        <w:keepNext/>
        <w:spacing w:before="0" w:line="480" w:lineRule="auto"/>
        <w:ind w:right="845"/>
      </w:pPr>
      <w:r w:rsidRPr="005F2D46">
        <w:rPr>
          <w:noProof/>
        </w:rPr>
        <w:lastRenderedPageBreak/>
        <w:drawing>
          <wp:inline distT="0" distB="0" distL="0" distR="0" wp14:anchorId="284B35FE" wp14:editId="2B5BAB57">
            <wp:extent cx="5551805" cy="374377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6674" cy="3848205"/>
                    </a:xfrm>
                    <a:prstGeom prst="rect">
                      <a:avLst/>
                    </a:prstGeom>
                    <a:noFill/>
                    <a:ln>
                      <a:noFill/>
                    </a:ln>
                  </pic:spPr>
                </pic:pic>
              </a:graphicData>
            </a:graphic>
          </wp:inline>
        </w:drawing>
      </w:r>
    </w:p>
    <w:p w14:paraId="30A9D6B4" w14:textId="376126F6" w:rsidR="00AD57C8" w:rsidRPr="005F2D46" w:rsidRDefault="00AC24C2" w:rsidP="00AC24C2">
      <w:pPr>
        <w:pStyle w:val="Caption"/>
        <w:jc w:val="center"/>
        <w:rPr>
          <w:i w:val="0"/>
          <w:iCs w:val="0"/>
          <w:spacing w:val="-2"/>
          <w:sz w:val="24"/>
          <w:szCs w:val="24"/>
        </w:rPr>
      </w:pPr>
      <w:bookmarkStart w:id="284" w:name="_Toc118460307"/>
      <w:bookmarkStart w:id="285" w:name="_Toc119577586"/>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8</w:t>
      </w:r>
      <w:r w:rsidRPr="005F2D46">
        <w:rPr>
          <w:noProof/>
          <w:sz w:val="24"/>
          <w:szCs w:val="24"/>
        </w:rPr>
        <w:fldChar w:fldCharType="end"/>
      </w:r>
      <w:r w:rsidRPr="005F2D46">
        <w:rPr>
          <w:sz w:val="24"/>
          <w:szCs w:val="24"/>
        </w:rPr>
        <w:t>. Zynq SoC</w:t>
      </w:r>
      <w:bookmarkEnd w:id="284"/>
      <w:bookmarkEnd w:id="285"/>
    </w:p>
    <w:p w14:paraId="2594D753" w14:textId="4228A269" w:rsidR="00F23E56" w:rsidRPr="005F2D46" w:rsidRDefault="008023AF" w:rsidP="00DC3231">
      <w:pPr>
        <w:pStyle w:val="BodyText"/>
        <w:spacing w:before="0" w:line="480" w:lineRule="auto"/>
        <w:ind w:left="792" w:right="864" w:firstLine="360"/>
        <w:jc w:val="both"/>
      </w:pPr>
      <w:r w:rsidRPr="005F2D46">
        <w:t>The PS includes ARM Cortex-A9</w:t>
      </w:r>
      <w:r w:rsidR="00576B1E" w:rsidRPr="005F2D46">
        <w:t>,</w:t>
      </w:r>
      <w:r w:rsidRPr="005F2D46">
        <w:t xml:space="preserve"> peripheral interfaces, cache memory, </w:t>
      </w:r>
      <w:r w:rsidR="002C3D67" w:rsidRPr="005F2D46">
        <w:t xml:space="preserve">memory interfaces, clock generation, interconnects and more. The PS can communicate directly with external </w:t>
      </w:r>
      <w:r w:rsidR="00967460" w:rsidRPr="005F2D46">
        <w:t>interfaces</w:t>
      </w:r>
      <w:r w:rsidR="002C3D67" w:rsidRPr="005F2D46">
        <w:t xml:space="preserve"> such as sensors via Multiplexed Input/Output (MIO) that provides 54 pins of flexible connectivity. Extended MIO (EMIO) </w:t>
      </w:r>
      <w:r w:rsidR="00967460" w:rsidRPr="005F2D46">
        <w:t>connects</w:t>
      </w:r>
      <w:r w:rsidR="002C3D67" w:rsidRPr="005F2D46">
        <w:t xml:space="preserve"> the PS</w:t>
      </w:r>
      <w:r w:rsidR="00967460" w:rsidRPr="005F2D46">
        <w:t xml:space="preserve"> to the fabric and can be used to connect to external devices through the FPGA PL pins.</w:t>
      </w:r>
      <w:r w:rsidR="00AC24C2" w:rsidRPr="005F2D46">
        <w:t xml:space="preserve"> </w:t>
      </w:r>
      <w:r w:rsidR="0095208A" w:rsidRPr="005F2D46">
        <w:t xml:space="preserve">The I/O peripherals on the PS include communication protocols such as SPI, I2C, CAN, UART, SD, USB, GigE and </w:t>
      </w:r>
      <w:r w:rsidR="00CF2410" w:rsidRPr="005F2D46">
        <w:t>General-Purpose</w:t>
      </w:r>
      <w:r w:rsidR="0095208A" w:rsidRPr="005F2D46">
        <w:t xml:space="preserve"> Input/Output (GPIO)</w:t>
      </w:r>
      <w:r w:rsidR="003F41D1" w:rsidRPr="005F2D46">
        <w:t xml:space="preserve"> to control buttons, switches and LEDs. </w:t>
      </w:r>
    </w:p>
    <w:p w14:paraId="7F2951DC" w14:textId="6CE09C94" w:rsidR="00AC24C2" w:rsidRPr="005F2D46" w:rsidRDefault="000A6692" w:rsidP="00F50E45">
      <w:pPr>
        <w:pStyle w:val="BodyText"/>
        <w:keepNext/>
        <w:spacing w:before="0" w:line="480" w:lineRule="auto"/>
        <w:ind w:right="845"/>
      </w:pPr>
      <w:r w:rsidRPr="005F2D46">
        <w:rPr>
          <w:noProof/>
        </w:rPr>
        <w:lastRenderedPageBreak/>
        <w:drawing>
          <wp:inline distT="0" distB="0" distL="0" distR="0" wp14:anchorId="20685399" wp14:editId="6D346A6F">
            <wp:extent cx="5676595" cy="354838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2953" cy="3552355"/>
                    </a:xfrm>
                    <a:prstGeom prst="rect">
                      <a:avLst/>
                    </a:prstGeom>
                  </pic:spPr>
                </pic:pic>
              </a:graphicData>
            </a:graphic>
          </wp:inline>
        </w:drawing>
      </w:r>
    </w:p>
    <w:p w14:paraId="0C29D22C" w14:textId="3C0F5E01" w:rsidR="000A6692" w:rsidRPr="005F2D46" w:rsidRDefault="00AC24C2" w:rsidP="00AC24C2">
      <w:pPr>
        <w:pStyle w:val="Caption"/>
        <w:jc w:val="center"/>
        <w:rPr>
          <w:sz w:val="24"/>
          <w:szCs w:val="24"/>
        </w:rPr>
      </w:pPr>
      <w:bookmarkStart w:id="286" w:name="_Toc118460308"/>
      <w:bookmarkStart w:id="287" w:name="_Toc119577587"/>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9</w:t>
      </w:r>
      <w:r w:rsidRPr="005F2D46">
        <w:rPr>
          <w:noProof/>
          <w:sz w:val="24"/>
          <w:szCs w:val="24"/>
        </w:rPr>
        <w:fldChar w:fldCharType="end"/>
      </w:r>
      <w:r w:rsidRPr="005F2D46">
        <w:rPr>
          <w:sz w:val="24"/>
          <w:szCs w:val="24"/>
        </w:rPr>
        <w:t>. Zynq SoC Architecture</w:t>
      </w:r>
      <w:bookmarkEnd w:id="286"/>
      <w:bookmarkEnd w:id="287"/>
    </w:p>
    <w:p w14:paraId="239F3340" w14:textId="70327766" w:rsidR="008023AF" w:rsidRPr="005F2D46" w:rsidRDefault="008023AF" w:rsidP="00DC3231">
      <w:pPr>
        <w:pStyle w:val="BodyText"/>
        <w:spacing w:before="0" w:line="480" w:lineRule="auto"/>
        <w:ind w:left="792" w:right="864" w:firstLine="360"/>
        <w:jc w:val="both"/>
      </w:pPr>
      <w:r w:rsidRPr="005F2D46">
        <w:t>The PL</w:t>
      </w:r>
      <w:r w:rsidR="00FA671D" w:rsidRPr="005F2D46">
        <w:t xml:space="preserve"> </w:t>
      </w:r>
      <w:r w:rsidR="00D4026B" w:rsidRPr="005F2D46">
        <w:t xml:space="preserve">primarily </w:t>
      </w:r>
      <w:r w:rsidR="00FA671D" w:rsidRPr="005F2D46">
        <w:t xml:space="preserve">consists of </w:t>
      </w:r>
      <w:r w:rsidR="00E31B3E" w:rsidRPr="005F2D46">
        <w:t>general-purpose</w:t>
      </w:r>
      <w:r w:rsidR="00FA671D" w:rsidRPr="005F2D46">
        <w:t xml:space="preserve"> FPGA logic fabric that is composed of</w:t>
      </w:r>
      <w:r w:rsidR="006F1513" w:rsidRPr="005F2D46">
        <w:t xml:space="preserve"> </w:t>
      </w:r>
      <w:r w:rsidR="00D4026B" w:rsidRPr="005F2D46">
        <w:t>components like Block RAM (BRAM) for embedded memory, DSP48E1</w:t>
      </w:r>
      <w:r w:rsidR="0063784D" w:rsidRPr="005F2D46">
        <w:t xml:space="preserve"> slice for </w:t>
      </w:r>
      <w:r w:rsidR="00E31B3E" w:rsidRPr="005F2D46">
        <w:t>high-speed</w:t>
      </w:r>
      <w:r w:rsidR="0063784D" w:rsidRPr="005F2D46">
        <w:t xml:space="preserve"> arithmetic operations,</w:t>
      </w:r>
      <w:r w:rsidR="006F1513" w:rsidRPr="005F2D46">
        <w:t xml:space="preserve"> PCIe general purpose serial interconnect</w:t>
      </w:r>
      <w:r w:rsidR="0063784D" w:rsidRPr="005F2D46">
        <w:t xml:space="preserve"> and XADC for analog-to-digital signal conversion.</w:t>
      </w:r>
      <w:r w:rsidR="003642BD" w:rsidRPr="005F2D46">
        <w:t xml:space="preserve"> The Input/Output blocks are</w:t>
      </w:r>
      <w:r w:rsidR="007A6B53" w:rsidRPr="005F2D46">
        <w:t xml:space="preserve"> </w:t>
      </w:r>
      <w:r w:rsidR="003642BD" w:rsidRPr="005F2D46">
        <w:t>GPIO interfaces</w:t>
      </w:r>
      <w:r w:rsidR="00B35372" w:rsidRPr="005F2D46">
        <w:t xml:space="preserve"> permitting up to 3.3V</w:t>
      </w:r>
      <w:r w:rsidR="003642BD" w:rsidRPr="005F2D46">
        <w:t xml:space="preserve"> that contain a pad, to provide a physical connection to the outside world for a single input or output signal.</w:t>
      </w:r>
      <w:r w:rsidR="00B35372" w:rsidRPr="005F2D46">
        <w:t xml:space="preserve"> </w:t>
      </w:r>
    </w:p>
    <w:p w14:paraId="141190CF" w14:textId="371FB5BC" w:rsidR="009C3A5A" w:rsidRPr="005F2D46" w:rsidRDefault="00B35372" w:rsidP="00F50E45">
      <w:pPr>
        <w:pStyle w:val="BodyText"/>
        <w:keepNext/>
        <w:spacing w:before="0" w:line="480" w:lineRule="auto"/>
        <w:ind w:left="782" w:right="845" w:firstLine="360"/>
      </w:pPr>
      <w:r w:rsidRPr="005F2D46">
        <w:rPr>
          <w:noProof/>
        </w:rPr>
        <w:lastRenderedPageBreak/>
        <w:drawing>
          <wp:inline distT="0" distB="0" distL="0" distR="0" wp14:anchorId="55EEB53A" wp14:editId="5DC8462F">
            <wp:extent cx="4538970" cy="3799840"/>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970" cy="3799840"/>
                    </a:xfrm>
                    <a:prstGeom prst="rect">
                      <a:avLst/>
                    </a:prstGeom>
                  </pic:spPr>
                </pic:pic>
              </a:graphicData>
            </a:graphic>
          </wp:inline>
        </w:drawing>
      </w:r>
    </w:p>
    <w:p w14:paraId="1360F9A5" w14:textId="48A915D3" w:rsidR="00CE4CCD" w:rsidRPr="005F2D46" w:rsidRDefault="009C3A5A" w:rsidP="00337F84">
      <w:pPr>
        <w:pStyle w:val="Caption"/>
        <w:jc w:val="center"/>
        <w:rPr>
          <w:sz w:val="24"/>
          <w:szCs w:val="24"/>
        </w:rPr>
      </w:pPr>
      <w:bookmarkStart w:id="288" w:name="_Toc118460309"/>
      <w:bookmarkStart w:id="289" w:name="_Toc119577588"/>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10</w:t>
      </w:r>
      <w:r w:rsidRPr="005F2D46">
        <w:rPr>
          <w:noProof/>
          <w:sz w:val="24"/>
          <w:szCs w:val="24"/>
        </w:rPr>
        <w:fldChar w:fldCharType="end"/>
      </w:r>
      <w:r w:rsidRPr="005F2D46">
        <w:rPr>
          <w:sz w:val="24"/>
          <w:szCs w:val="24"/>
        </w:rPr>
        <w:t>. Zynq PL Architecture</w:t>
      </w:r>
      <w:bookmarkEnd w:id="288"/>
      <w:bookmarkEnd w:id="289"/>
    </w:p>
    <w:p w14:paraId="41598EE9" w14:textId="77777777" w:rsidR="00CE4CCD" w:rsidRPr="005F2D46" w:rsidRDefault="00CE4CCD" w:rsidP="00CE4CCD">
      <w:pPr>
        <w:pStyle w:val="ListParagraph"/>
        <w:numPr>
          <w:ilvl w:val="0"/>
          <w:numId w:val="16"/>
        </w:numPr>
        <w:tabs>
          <w:tab w:val="left" w:pos="1143"/>
        </w:tabs>
        <w:outlineLvl w:val="0"/>
        <w:rPr>
          <w:b/>
          <w:bCs/>
          <w:vanish/>
          <w:sz w:val="24"/>
          <w:szCs w:val="24"/>
        </w:rPr>
      </w:pPr>
      <w:bookmarkStart w:id="290" w:name="_Toc118473057"/>
      <w:bookmarkStart w:id="291" w:name="_Toc118473159"/>
      <w:bookmarkStart w:id="292" w:name="_Toc118473311"/>
      <w:bookmarkStart w:id="293" w:name="_Toc118473425"/>
      <w:bookmarkStart w:id="294" w:name="_Toc118481208"/>
      <w:bookmarkStart w:id="295" w:name="_Toc118483505"/>
      <w:bookmarkStart w:id="296" w:name="_Toc118483708"/>
      <w:bookmarkStart w:id="297" w:name="_Toc118483785"/>
      <w:bookmarkStart w:id="298" w:name="_Toc118484146"/>
      <w:bookmarkStart w:id="299" w:name="_Toc118816843"/>
      <w:bookmarkStart w:id="300" w:name="_Toc118816923"/>
      <w:bookmarkStart w:id="301" w:name="_Toc118817389"/>
      <w:bookmarkStart w:id="302" w:name="_Toc118817469"/>
      <w:bookmarkStart w:id="303" w:name="_Toc118817559"/>
      <w:bookmarkStart w:id="304" w:name="_Toc118818900"/>
      <w:bookmarkStart w:id="305" w:name="_Toc118900842"/>
      <w:bookmarkStart w:id="306" w:name="_Toc118900921"/>
      <w:bookmarkStart w:id="307" w:name="_Toc119513874"/>
      <w:bookmarkStart w:id="308" w:name="_Toc119514974"/>
      <w:bookmarkStart w:id="309" w:name="_Toc119515059"/>
      <w:bookmarkStart w:id="310" w:name="_Toc119515144"/>
      <w:bookmarkStart w:id="311" w:name="_Toc119515267"/>
      <w:bookmarkStart w:id="312" w:name="_Toc119577468"/>
      <w:bookmarkStart w:id="313" w:name="_Toc119579032"/>
      <w:bookmarkStart w:id="314" w:name="_Toc11958097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70706776" w14:textId="77777777" w:rsidR="00CE4CCD" w:rsidRPr="005F2D46" w:rsidRDefault="00CE4CCD" w:rsidP="00CE4CCD">
      <w:pPr>
        <w:pStyle w:val="ListParagraph"/>
        <w:numPr>
          <w:ilvl w:val="1"/>
          <w:numId w:val="16"/>
        </w:numPr>
        <w:tabs>
          <w:tab w:val="left" w:pos="1143"/>
        </w:tabs>
        <w:outlineLvl w:val="0"/>
        <w:rPr>
          <w:b/>
          <w:bCs/>
          <w:vanish/>
          <w:sz w:val="24"/>
          <w:szCs w:val="24"/>
        </w:rPr>
      </w:pPr>
      <w:bookmarkStart w:id="315" w:name="_Toc118900843"/>
      <w:bookmarkStart w:id="316" w:name="_Toc118900922"/>
      <w:bookmarkStart w:id="317" w:name="_Toc119513875"/>
      <w:bookmarkStart w:id="318" w:name="_Toc119514975"/>
      <w:bookmarkStart w:id="319" w:name="_Toc119515060"/>
      <w:bookmarkStart w:id="320" w:name="_Toc119515145"/>
      <w:bookmarkStart w:id="321" w:name="_Toc119515268"/>
      <w:bookmarkStart w:id="322" w:name="_Toc119577469"/>
      <w:bookmarkStart w:id="323" w:name="_Toc119579033"/>
      <w:bookmarkStart w:id="324" w:name="_Toc119580980"/>
      <w:bookmarkEnd w:id="315"/>
      <w:bookmarkEnd w:id="316"/>
      <w:bookmarkEnd w:id="317"/>
      <w:bookmarkEnd w:id="318"/>
      <w:bookmarkEnd w:id="319"/>
      <w:bookmarkEnd w:id="320"/>
      <w:bookmarkEnd w:id="321"/>
      <w:bookmarkEnd w:id="322"/>
      <w:bookmarkEnd w:id="323"/>
      <w:bookmarkEnd w:id="324"/>
    </w:p>
    <w:p w14:paraId="1C1428FC" w14:textId="77777777" w:rsidR="00CE4CCD" w:rsidRPr="005F2D46" w:rsidRDefault="00CE4CCD" w:rsidP="00CE4CCD">
      <w:pPr>
        <w:pStyle w:val="ListParagraph"/>
        <w:numPr>
          <w:ilvl w:val="1"/>
          <w:numId w:val="16"/>
        </w:numPr>
        <w:tabs>
          <w:tab w:val="left" w:pos="1143"/>
        </w:tabs>
        <w:outlineLvl w:val="0"/>
        <w:rPr>
          <w:b/>
          <w:bCs/>
          <w:vanish/>
          <w:sz w:val="24"/>
          <w:szCs w:val="24"/>
        </w:rPr>
      </w:pPr>
      <w:bookmarkStart w:id="325" w:name="_Toc118900844"/>
      <w:bookmarkStart w:id="326" w:name="_Toc118900923"/>
      <w:bookmarkStart w:id="327" w:name="_Toc119513876"/>
      <w:bookmarkStart w:id="328" w:name="_Toc119514976"/>
      <w:bookmarkStart w:id="329" w:name="_Toc119515061"/>
      <w:bookmarkStart w:id="330" w:name="_Toc119515146"/>
      <w:bookmarkStart w:id="331" w:name="_Toc119515269"/>
      <w:bookmarkStart w:id="332" w:name="_Toc119577470"/>
      <w:bookmarkStart w:id="333" w:name="_Toc119579034"/>
      <w:bookmarkStart w:id="334" w:name="_Toc119580981"/>
      <w:bookmarkEnd w:id="325"/>
      <w:bookmarkEnd w:id="326"/>
      <w:bookmarkEnd w:id="327"/>
      <w:bookmarkEnd w:id="328"/>
      <w:bookmarkEnd w:id="329"/>
      <w:bookmarkEnd w:id="330"/>
      <w:bookmarkEnd w:id="331"/>
      <w:bookmarkEnd w:id="332"/>
      <w:bookmarkEnd w:id="333"/>
      <w:bookmarkEnd w:id="334"/>
    </w:p>
    <w:p w14:paraId="4103685C" w14:textId="77777777" w:rsidR="00CE4CCD" w:rsidRPr="005F2D46" w:rsidRDefault="00CE4CCD" w:rsidP="00CE4CCD">
      <w:pPr>
        <w:pStyle w:val="ListParagraph"/>
        <w:numPr>
          <w:ilvl w:val="1"/>
          <w:numId w:val="16"/>
        </w:numPr>
        <w:tabs>
          <w:tab w:val="left" w:pos="1143"/>
        </w:tabs>
        <w:outlineLvl w:val="0"/>
        <w:rPr>
          <w:b/>
          <w:bCs/>
          <w:vanish/>
          <w:sz w:val="24"/>
          <w:szCs w:val="24"/>
        </w:rPr>
      </w:pPr>
      <w:bookmarkStart w:id="335" w:name="_Toc118900845"/>
      <w:bookmarkStart w:id="336" w:name="_Toc118900924"/>
      <w:bookmarkStart w:id="337" w:name="_Toc119513877"/>
      <w:bookmarkStart w:id="338" w:name="_Toc119514977"/>
      <w:bookmarkStart w:id="339" w:name="_Toc119515062"/>
      <w:bookmarkStart w:id="340" w:name="_Toc119515147"/>
      <w:bookmarkStart w:id="341" w:name="_Toc119515270"/>
      <w:bookmarkStart w:id="342" w:name="_Toc119577471"/>
      <w:bookmarkStart w:id="343" w:name="_Toc119579035"/>
      <w:bookmarkStart w:id="344" w:name="_Toc119580982"/>
      <w:bookmarkEnd w:id="335"/>
      <w:bookmarkEnd w:id="336"/>
      <w:bookmarkEnd w:id="337"/>
      <w:bookmarkEnd w:id="338"/>
      <w:bookmarkEnd w:id="339"/>
      <w:bookmarkEnd w:id="340"/>
      <w:bookmarkEnd w:id="341"/>
      <w:bookmarkEnd w:id="342"/>
      <w:bookmarkEnd w:id="343"/>
      <w:bookmarkEnd w:id="344"/>
    </w:p>
    <w:p w14:paraId="0D45B3B7" w14:textId="77777777" w:rsidR="00CE4CCD" w:rsidRPr="005F2D46" w:rsidRDefault="00CE4CCD" w:rsidP="00CE4CCD">
      <w:pPr>
        <w:pStyle w:val="ListParagraph"/>
        <w:numPr>
          <w:ilvl w:val="1"/>
          <w:numId w:val="16"/>
        </w:numPr>
        <w:tabs>
          <w:tab w:val="left" w:pos="1143"/>
        </w:tabs>
        <w:outlineLvl w:val="0"/>
        <w:rPr>
          <w:b/>
          <w:bCs/>
          <w:vanish/>
          <w:sz w:val="24"/>
          <w:szCs w:val="24"/>
        </w:rPr>
      </w:pPr>
      <w:bookmarkStart w:id="345" w:name="_Toc118900846"/>
      <w:bookmarkStart w:id="346" w:name="_Toc118900925"/>
      <w:bookmarkStart w:id="347" w:name="_Toc119513878"/>
      <w:bookmarkStart w:id="348" w:name="_Toc119514978"/>
      <w:bookmarkStart w:id="349" w:name="_Toc119515063"/>
      <w:bookmarkStart w:id="350" w:name="_Toc119515148"/>
      <w:bookmarkStart w:id="351" w:name="_Toc119515271"/>
      <w:bookmarkStart w:id="352" w:name="_Toc119577472"/>
      <w:bookmarkStart w:id="353" w:name="_Toc119579036"/>
      <w:bookmarkStart w:id="354" w:name="_Toc119580983"/>
      <w:bookmarkEnd w:id="345"/>
      <w:bookmarkEnd w:id="346"/>
      <w:bookmarkEnd w:id="347"/>
      <w:bookmarkEnd w:id="348"/>
      <w:bookmarkEnd w:id="349"/>
      <w:bookmarkEnd w:id="350"/>
      <w:bookmarkEnd w:id="351"/>
      <w:bookmarkEnd w:id="352"/>
      <w:bookmarkEnd w:id="353"/>
      <w:bookmarkEnd w:id="354"/>
    </w:p>
    <w:p w14:paraId="5E27D52E" w14:textId="77777777" w:rsidR="00CE4CCD" w:rsidRPr="005F2D46" w:rsidRDefault="00CE4CCD" w:rsidP="00CE4CCD">
      <w:pPr>
        <w:pStyle w:val="ListParagraph"/>
        <w:numPr>
          <w:ilvl w:val="1"/>
          <w:numId w:val="16"/>
        </w:numPr>
        <w:tabs>
          <w:tab w:val="left" w:pos="1143"/>
        </w:tabs>
        <w:outlineLvl w:val="0"/>
        <w:rPr>
          <w:b/>
          <w:bCs/>
          <w:vanish/>
          <w:sz w:val="24"/>
          <w:szCs w:val="24"/>
        </w:rPr>
      </w:pPr>
      <w:bookmarkStart w:id="355" w:name="_Toc118900847"/>
      <w:bookmarkStart w:id="356" w:name="_Toc118900926"/>
      <w:bookmarkStart w:id="357" w:name="_Toc119513879"/>
      <w:bookmarkStart w:id="358" w:name="_Toc119514979"/>
      <w:bookmarkStart w:id="359" w:name="_Toc119515064"/>
      <w:bookmarkStart w:id="360" w:name="_Toc119515149"/>
      <w:bookmarkStart w:id="361" w:name="_Toc119515272"/>
      <w:bookmarkStart w:id="362" w:name="_Toc119577473"/>
      <w:bookmarkStart w:id="363" w:name="_Toc119579037"/>
      <w:bookmarkStart w:id="364" w:name="_Toc119580984"/>
      <w:bookmarkEnd w:id="355"/>
      <w:bookmarkEnd w:id="356"/>
      <w:bookmarkEnd w:id="357"/>
      <w:bookmarkEnd w:id="358"/>
      <w:bookmarkEnd w:id="359"/>
      <w:bookmarkEnd w:id="360"/>
      <w:bookmarkEnd w:id="361"/>
      <w:bookmarkEnd w:id="362"/>
      <w:bookmarkEnd w:id="363"/>
      <w:bookmarkEnd w:id="364"/>
    </w:p>
    <w:p w14:paraId="20FD8AE7" w14:textId="77777777" w:rsidR="00CE4CCD" w:rsidRPr="005F2D46" w:rsidRDefault="00CE4CCD" w:rsidP="00CE4CCD">
      <w:pPr>
        <w:pStyle w:val="ListParagraph"/>
        <w:numPr>
          <w:ilvl w:val="1"/>
          <w:numId w:val="16"/>
        </w:numPr>
        <w:tabs>
          <w:tab w:val="left" w:pos="1143"/>
        </w:tabs>
        <w:outlineLvl w:val="0"/>
        <w:rPr>
          <w:b/>
          <w:bCs/>
          <w:vanish/>
          <w:sz w:val="24"/>
          <w:szCs w:val="24"/>
        </w:rPr>
      </w:pPr>
      <w:bookmarkStart w:id="365" w:name="_Toc118900848"/>
      <w:bookmarkStart w:id="366" w:name="_Toc118900927"/>
      <w:bookmarkStart w:id="367" w:name="_Toc119513880"/>
      <w:bookmarkStart w:id="368" w:name="_Toc119514980"/>
      <w:bookmarkStart w:id="369" w:name="_Toc119515065"/>
      <w:bookmarkStart w:id="370" w:name="_Toc119515150"/>
      <w:bookmarkStart w:id="371" w:name="_Toc119515273"/>
      <w:bookmarkStart w:id="372" w:name="_Toc119577474"/>
      <w:bookmarkStart w:id="373" w:name="_Toc119579038"/>
      <w:bookmarkStart w:id="374" w:name="_Toc119580985"/>
      <w:bookmarkEnd w:id="365"/>
      <w:bookmarkEnd w:id="366"/>
      <w:bookmarkEnd w:id="367"/>
      <w:bookmarkEnd w:id="368"/>
      <w:bookmarkEnd w:id="369"/>
      <w:bookmarkEnd w:id="370"/>
      <w:bookmarkEnd w:id="371"/>
      <w:bookmarkEnd w:id="372"/>
      <w:bookmarkEnd w:id="373"/>
      <w:bookmarkEnd w:id="374"/>
    </w:p>
    <w:p w14:paraId="6DEE950B" w14:textId="7BD69D2F" w:rsidR="00CE4CCD" w:rsidRPr="005F2D46" w:rsidRDefault="00CE4CCD" w:rsidP="00CE4CCD">
      <w:pPr>
        <w:pStyle w:val="Heading1"/>
        <w:numPr>
          <w:ilvl w:val="1"/>
          <w:numId w:val="3"/>
        </w:numPr>
        <w:tabs>
          <w:tab w:val="left" w:pos="1143"/>
        </w:tabs>
        <w:spacing w:before="0"/>
        <w:ind w:left="1081" w:hanging="361"/>
        <w:jc w:val="left"/>
      </w:pPr>
      <w:bookmarkStart w:id="375" w:name="_Toc119580986"/>
      <w:r w:rsidRPr="005F2D46">
        <w:t>AXI Interface</w:t>
      </w:r>
      <w:bookmarkEnd w:id="375"/>
    </w:p>
    <w:p w14:paraId="51B88374" w14:textId="77777777" w:rsidR="001F2914" w:rsidRPr="005F2D46" w:rsidRDefault="001F2914" w:rsidP="00337F84">
      <w:pPr>
        <w:pStyle w:val="Heading1"/>
        <w:tabs>
          <w:tab w:val="left" w:pos="1143"/>
        </w:tabs>
        <w:spacing w:before="0"/>
        <w:ind w:left="0" w:firstLine="0"/>
      </w:pPr>
    </w:p>
    <w:p w14:paraId="1E3BD9AA" w14:textId="018E43A2" w:rsidR="009C3A5A" w:rsidRPr="005F2D46" w:rsidRDefault="006C00C5" w:rsidP="001F2914">
      <w:pPr>
        <w:pStyle w:val="BodyText"/>
        <w:spacing w:before="0" w:line="480" w:lineRule="auto"/>
        <w:ind w:left="792" w:right="864" w:firstLine="360"/>
        <w:jc w:val="both"/>
      </w:pPr>
      <w:r w:rsidRPr="005F2D46">
        <w:t>To integrate the PS and PL,</w:t>
      </w:r>
      <w:r w:rsidR="001F2914" w:rsidRPr="005F2D46">
        <w:t xml:space="preserve"> </w:t>
      </w:r>
      <w:hyperlink r:id="rId26" w:anchor="details" w:history="1">
        <w:r w:rsidR="001F2914" w:rsidRPr="005F2D46">
          <w:rPr>
            <w:rStyle w:val="Hyperlink"/>
          </w:rPr>
          <w:t>Advanced eXtensible Interface</w:t>
        </w:r>
      </w:hyperlink>
      <w:r w:rsidR="001F2914" w:rsidRPr="005F2D46">
        <w:t xml:space="preserve"> (AXI)</w:t>
      </w:r>
      <w:r w:rsidRPr="005F2D46">
        <w:t xml:space="preserve"> buses are used to connect PS to other blocks on the PL.</w:t>
      </w:r>
      <w:r w:rsidR="001F2914" w:rsidRPr="005F2D46">
        <w:t xml:space="preserve"> This protocol enhances the performance and utilization of the interconnect when used by multiple masters, allowing better bandwidth and low latency. </w:t>
      </w:r>
      <w:r w:rsidRPr="005F2D46">
        <w:t xml:space="preserve">There are three types of AXI bus </w:t>
      </w:r>
      <w:r w:rsidR="00B334D0" w:rsidRPr="005F2D46">
        <w:t>protocols:</w:t>
      </w:r>
      <w:r w:rsidRPr="005F2D46">
        <w:t xml:space="preserve"> AXI4, AXI4-Lite, and AXI4-Stream. </w:t>
      </w:r>
      <w:r w:rsidR="00B334D0" w:rsidRPr="005F2D46">
        <w:t xml:space="preserve"> AXI4 is a memory-mapped link, which an address is supplied followed by a data transfer of up to 256 data words</w:t>
      </w:r>
      <w:r w:rsidR="00AB1155" w:rsidRPr="005F2D46">
        <w:t xml:space="preserve">; while </w:t>
      </w:r>
      <w:r w:rsidR="00B334D0" w:rsidRPr="005F2D46">
        <w:t>AXI4-Lite is a simpler version that supplies an address</w:t>
      </w:r>
      <w:r w:rsidR="003C3568">
        <w:t>,</w:t>
      </w:r>
      <w:r w:rsidR="00B334D0" w:rsidRPr="005F2D46">
        <w:t xml:space="preserve"> and a single data word can be transferred. AXI4-Stream is the only nonmemory-mapped link that supports burst transfers of any size.</w:t>
      </w:r>
    </w:p>
    <w:p w14:paraId="1C7D243C" w14:textId="064C3FA0" w:rsidR="00DB75C5" w:rsidRPr="005F2D46" w:rsidRDefault="00DB75C5" w:rsidP="00DB75C5">
      <w:pPr>
        <w:pStyle w:val="BodyText"/>
        <w:spacing w:before="0" w:line="480" w:lineRule="auto"/>
        <w:ind w:left="792" w:right="864" w:firstLine="360"/>
        <w:jc w:val="both"/>
      </w:pPr>
      <w:r w:rsidRPr="005F2D46">
        <w:rPr>
          <w:noProof/>
        </w:rPr>
        <w:lastRenderedPageBreak/>
        <w:drawing>
          <wp:inline distT="0" distB="0" distL="0" distR="0" wp14:anchorId="18CD90EC" wp14:editId="6939895B">
            <wp:extent cx="3934224" cy="285830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1142" cy="2863334"/>
                    </a:xfrm>
                    <a:prstGeom prst="rect">
                      <a:avLst/>
                    </a:prstGeom>
                  </pic:spPr>
                </pic:pic>
              </a:graphicData>
            </a:graphic>
          </wp:inline>
        </w:drawing>
      </w:r>
    </w:p>
    <w:p w14:paraId="752DEF51" w14:textId="6B33FCE2" w:rsidR="00DB75C5" w:rsidRPr="005F2D46" w:rsidRDefault="00DB75C5" w:rsidP="00A11C83">
      <w:pPr>
        <w:pStyle w:val="Caption"/>
        <w:jc w:val="center"/>
        <w:rPr>
          <w:sz w:val="24"/>
          <w:szCs w:val="24"/>
        </w:rPr>
      </w:pPr>
      <w:bookmarkStart w:id="376" w:name="_Toc119577589"/>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11</w:t>
      </w:r>
      <w:r w:rsidRPr="005F2D46">
        <w:rPr>
          <w:noProof/>
          <w:sz w:val="24"/>
          <w:szCs w:val="24"/>
        </w:rPr>
        <w:fldChar w:fldCharType="end"/>
      </w:r>
      <w:r w:rsidRPr="005F2D46">
        <w:rPr>
          <w:sz w:val="24"/>
          <w:szCs w:val="24"/>
        </w:rPr>
        <w:t>. AXI Architecture Design</w:t>
      </w:r>
      <w:bookmarkEnd w:id="376"/>
    </w:p>
    <w:p w14:paraId="6F528A45" w14:textId="58771DD9" w:rsidR="00DC3231" w:rsidRPr="005F2D46" w:rsidRDefault="00BB2404" w:rsidP="00DC3231">
      <w:pPr>
        <w:pStyle w:val="BodyText"/>
        <w:spacing w:before="0" w:line="480" w:lineRule="auto"/>
        <w:ind w:left="792" w:right="864" w:firstLine="360"/>
        <w:jc w:val="both"/>
      </w:pPr>
      <w:r w:rsidRPr="005F2D46">
        <w:t xml:space="preserve">This makes </w:t>
      </w:r>
      <w:r w:rsidR="00AC09CA" w:rsidRPr="005F2D46">
        <w:t>SoC designs</w:t>
      </w:r>
      <w:r w:rsidRPr="005F2D46">
        <w:t xml:space="preserve"> very versatile and powerful as they</w:t>
      </w:r>
      <w:r w:rsidR="00177287" w:rsidRPr="005F2D46">
        <w:t xml:space="preserve"> can perform well</w:t>
      </w:r>
      <w:r w:rsidR="00AC09CA" w:rsidRPr="005F2D46">
        <w:t xml:space="preserve"> for several applications ranging from Aerospace &amp; Defense, ASIC Prototyping, </w:t>
      </w:r>
      <w:r w:rsidR="00A90A51" w:rsidRPr="005F2D46">
        <w:t xml:space="preserve">Automotive, High-Performance Computing and Data Storage, Machine Learning &amp; Vision, and Medical among other. </w:t>
      </w:r>
      <w:r w:rsidR="00177287" w:rsidRPr="005F2D46">
        <w:t xml:space="preserve">The most important aspect </w:t>
      </w:r>
      <w:r w:rsidR="00E81F76" w:rsidRPr="005F2D46">
        <w:t>of</w:t>
      </w:r>
      <w:r w:rsidR="00177287" w:rsidRPr="005F2D46">
        <w:t xml:space="preserve"> </w:t>
      </w:r>
      <w:r w:rsidR="00A90A51" w:rsidRPr="005F2D46">
        <w:t>the Digilent Zybo Z7-20 development board</w:t>
      </w:r>
      <w:r w:rsidR="00812A62" w:rsidRPr="005F2D46">
        <w:t xml:space="preserve"> </w:t>
      </w:r>
      <w:r w:rsidR="00E81F76" w:rsidRPr="005F2D46">
        <w:t xml:space="preserve">is that it </w:t>
      </w:r>
      <w:r w:rsidR="00812A62" w:rsidRPr="005F2D46">
        <w:t xml:space="preserve">can be programmed to </w:t>
      </w:r>
      <w:r w:rsidRPr="005F2D46">
        <w:t>desired</w:t>
      </w:r>
      <w:r w:rsidR="00812A62" w:rsidRPr="005F2D46">
        <w:t xml:space="preserve"> applications and as the</w:t>
      </w:r>
      <w:r w:rsidRPr="005F2D46">
        <w:t xml:space="preserve"> design evolves or complexes, </w:t>
      </w:r>
      <w:r w:rsidR="00A90A51" w:rsidRPr="005F2D46">
        <w:t>board</w:t>
      </w:r>
      <w:r w:rsidRPr="005F2D46">
        <w:t xml:space="preserve"> can be reprogrammed to meet new requirements.</w:t>
      </w:r>
    </w:p>
    <w:p w14:paraId="620E44ED" w14:textId="15A7474F" w:rsidR="00650CFF" w:rsidRPr="005F2D46" w:rsidRDefault="00DC3231" w:rsidP="00DC3231">
      <w:pPr>
        <w:widowControl/>
        <w:autoSpaceDE/>
        <w:autoSpaceDN/>
        <w:spacing w:after="160" w:line="259" w:lineRule="auto"/>
        <w:rPr>
          <w:sz w:val="24"/>
          <w:szCs w:val="24"/>
        </w:rPr>
      </w:pPr>
      <w:r w:rsidRPr="005F2D46">
        <w:rPr>
          <w:sz w:val="24"/>
          <w:szCs w:val="24"/>
        </w:rPr>
        <w:br w:type="page"/>
      </w:r>
    </w:p>
    <w:p w14:paraId="7195D110" w14:textId="2C3339E1" w:rsidR="00F95342" w:rsidRPr="005F2D46" w:rsidRDefault="006A6E49" w:rsidP="00F46417">
      <w:pPr>
        <w:pStyle w:val="Heading1"/>
        <w:numPr>
          <w:ilvl w:val="0"/>
          <w:numId w:val="4"/>
        </w:numPr>
        <w:tabs>
          <w:tab w:val="left" w:pos="4402"/>
        </w:tabs>
        <w:spacing w:before="0"/>
        <w:ind w:left="4401" w:hanging="241"/>
        <w:jc w:val="left"/>
      </w:pPr>
      <w:bookmarkStart w:id="377" w:name="_Toc119580987"/>
      <w:r w:rsidRPr="005F2D46">
        <w:lastRenderedPageBreak/>
        <w:t>Methodology</w:t>
      </w:r>
      <w:bookmarkEnd w:id="377"/>
    </w:p>
    <w:p w14:paraId="7B8C7B6A" w14:textId="77777777" w:rsidR="006D2620" w:rsidRPr="005F2D46" w:rsidRDefault="006D2620" w:rsidP="006D2620">
      <w:pPr>
        <w:pStyle w:val="Heading1"/>
        <w:tabs>
          <w:tab w:val="left" w:pos="4402"/>
        </w:tabs>
        <w:spacing w:before="0"/>
        <w:ind w:left="4401" w:firstLine="0"/>
        <w:jc w:val="right"/>
      </w:pPr>
    </w:p>
    <w:p w14:paraId="58D75C95" w14:textId="77777777" w:rsidR="00B450CD" w:rsidRPr="005F2D46" w:rsidRDefault="00B450CD" w:rsidP="00B450CD">
      <w:pPr>
        <w:pStyle w:val="ListParagraph"/>
        <w:numPr>
          <w:ilvl w:val="0"/>
          <w:numId w:val="2"/>
        </w:numPr>
        <w:tabs>
          <w:tab w:val="left" w:pos="1323"/>
        </w:tabs>
        <w:outlineLvl w:val="0"/>
        <w:rPr>
          <w:b/>
          <w:bCs/>
          <w:vanish/>
          <w:sz w:val="24"/>
          <w:szCs w:val="24"/>
        </w:rPr>
      </w:pPr>
      <w:bookmarkStart w:id="378" w:name="_Toc116398984"/>
      <w:bookmarkStart w:id="379" w:name="_Toc116558670"/>
      <w:bookmarkStart w:id="380" w:name="_Toc116558700"/>
      <w:bookmarkStart w:id="381" w:name="_Toc116567464"/>
      <w:bookmarkStart w:id="382" w:name="_Toc116567752"/>
      <w:bookmarkStart w:id="383" w:name="_Toc116568334"/>
      <w:bookmarkStart w:id="384" w:name="_Toc116570943"/>
      <w:bookmarkStart w:id="385" w:name="_Toc116570972"/>
      <w:bookmarkStart w:id="386" w:name="_Toc116806594"/>
      <w:bookmarkStart w:id="387" w:name="_Toc116809305"/>
      <w:bookmarkStart w:id="388" w:name="_Toc116810469"/>
      <w:bookmarkStart w:id="389" w:name="_Toc116810542"/>
      <w:bookmarkStart w:id="390" w:name="_Toc116810612"/>
      <w:bookmarkStart w:id="391" w:name="_Toc116827298"/>
      <w:bookmarkStart w:id="392" w:name="_Toc116829282"/>
      <w:bookmarkStart w:id="393" w:name="_Toc116829325"/>
      <w:bookmarkStart w:id="394" w:name="_Toc116831716"/>
      <w:bookmarkStart w:id="395" w:name="_Toc116831783"/>
      <w:bookmarkStart w:id="396" w:name="_Toc116831975"/>
      <w:bookmarkStart w:id="397" w:name="_Toc116832029"/>
      <w:bookmarkStart w:id="398" w:name="_Toc116911169"/>
      <w:bookmarkStart w:id="399" w:name="_Toc117090413"/>
      <w:bookmarkStart w:id="400" w:name="_Toc117090503"/>
      <w:bookmarkStart w:id="401" w:name="_Toc117091112"/>
      <w:bookmarkStart w:id="402" w:name="_Toc117091160"/>
      <w:bookmarkStart w:id="403" w:name="_Toc117091208"/>
      <w:bookmarkStart w:id="404" w:name="_Toc117091256"/>
      <w:bookmarkStart w:id="405" w:name="_Toc117091304"/>
      <w:bookmarkStart w:id="406" w:name="_Toc117091414"/>
      <w:bookmarkStart w:id="407" w:name="_Toc117545216"/>
      <w:bookmarkStart w:id="408" w:name="_Toc117545305"/>
      <w:bookmarkStart w:id="409" w:name="_Toc117545369"/>
      <w:bookmarkStart w:id="410" w:name="_Toc117545439"/>
      <w:bookmarkStart w:id="411" w:name="_Toc117545503"/>
      <w:bookmarkStart w:id="412" w:name="_Toc117545726"/>
      <w:bookmarkStart w:id="413" w:name="_Toc117545962"/>
      <w:bookmarkStart w:id="414" w:name="_Toc117621936"/>
      <w:bookmarkStart w:id="415" w:name="_Toc117624043"/>
      <w:bookmarkStart w:id="416" w:name="_Toc117626078"/>
      <w:bookmarkStart w:id="417" w:name="_Toc117710756"/>
      <w:bookmarkStart w:id="418" w:name="_Toc117712696"/>
      <w:bookmarkStart w:id="419" w:name="_Toc117714669"/>
      <w:bookmarkStart w:id="420" w:name="_Toc117714765"/>
      <w:bookmarkStart w:id="421" w:name="_Toc117790919"/>
      <w:bookmarkStart w:id="422" w:name="_Toc117796001"/>
      <w:bookmarkStart w:id="423" w:name="_Toc117961281"/>
      <w:bookmarkStart w:id="424" w:name="_Toc118137004"/>
      <w:bookmarkStart w:id="425" w:name="_Toc118308532"/>
      <w:bookmarkStart w:id="426" w:name="_Toc118308605"/>
      <w:bookmarkStart w:id="427" w:name="_Toc118382475"/>
      <w:bookmarkStart w:id="428" w:name="_Toc118383689"/>
      <w:bookmarkStart w:id="429" w:name="_Toc118397838"/>
      <w:bookmarkStart w:id="430" w:name="_Toc118404004"/>
      <w:bookmarkStart w:id="431" w:name="_Toc118405922"/>
      <w:bookmarkStart w:id="432" w:name="_Toc118407040"/>
      <w:bookmarkStart w:id="433" w:name="_Toc118408707"/>
      <w:bookmarkStart w:id="434" w:name="_Toc118410580"/>
      <w:bookmarkStart w:id="435" w:name="_Toc118411271"/>
      <w:bookmarkStart w:id="436" w:name="_Toc118449918"/>
      <w:bookmarkStart w:id="437" w:name="_Toc118453059"/>
      <w:bookmarkStart w:id="438" w:name="_Toc118458696"/>
      <w:bookmarkStart w:id="439" w:name="_Toc118458758"/>
      <w:bookmarkStart w:id="440" w:name="_Toc118458976"/>
      <w:bookmarkStart w:id="441" w:name="_Toc118459101"/>
      <w:bookmarkStart w:id="442" w:name="_Toc118459815"/>
      <w:bookmarkStart w:id="443" w:name="_Toc118461087"/>
      <w:bookmarkStart w:id="444" w:name="_Toc118461537"/>
      <w:bookmarkStart w:id="445" w:name="_Toc118463668"/>
      <w:bookmarkStart w:id="446" w:name="_Toc118473065"/>
      <w:bookmarkStart w:id="447" w:name="_Toc118473167"/>
      <w:bookmarkStart w:id="448" w:name="_Toc118473319"/>
      <w:bookmarkStart w:id="449" w:name="_Toc118473433"/>
      <w:bookmarkStart w:id="450" w:name="_Toc118481216"/>
      <w:bookmarkStart w:id="451" w:name="_Toc118483513"/>
      <w:bookmarkStart w:id="452" w:name="_Toc118483716"/>
      <w:bookmarkStart w:id="453" w:name="_Toc118483793"/>
      <w:bookmarkStart w:id="454" w:name="_Toc118484154"/>
      <w:bookmarkStart w:id="455" w:name="_Toc118816851"/>
      <w:bookmarkStart w:id="456" w:name="_Toc118816931"/>
      <w:bookmarkStart w:id="457" w:name="_Toc118817397"/>
      <w:bookmarkStart w:id="458" w:name="_Toc118817477"/>
      <w:bookmarkStart w:id="459" w:name="_Toc118817567"/>
      <w:bookmarkStart w:id="460" w:name="_Toc118818908"/>
      <w:bookmarkStart w:id="461" w:name="_Toc118900851"/>
      <w:bookmarkStart w:id="462" w:name="_Toc118900930"/>
      <w:bookmarkStart w:id="463" w:name="_Toc119513883"/>
      <w:bookmarkStart w:id="464" w:name="_Toc119514983"/>
      <w:bookmarkStart w:id="465" w:name="_Toc119515068"/>
      <w:bookmarkStart w:id="466" w:name="_Toc119515153"/>
      <w:bookmarkStart w:id="467" w:name="_Toc119515276"/>
      <w:bookmarkStart w:id="468" w:name="_Toc119577477"/>
      <w:bookmarkStart w:id="469" w:name="_Toc119579041"/>
      <w:bookmarkStart w:id="470" w:name="_Toc119580988"/>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5E5D9166" w14:textId="4AAD44C0" w:rsidR="008B1AFA" w:rsidRPr="005F2D46" w:rsidRDefault="006D2620" w:rsidP="00B72CA4">
      <w:pPr>
        <w:pStyle w:val="Heading1"/>
        <w:numPr>
          <w:ilvl w:val="1"/>
          <w:numId w:val="2"/>
        </w:numPr>
        <w:tabs>
          <w:tab w:val="left" w:pos="1323"/>
        </w:tabs>
        <w:spacing w:before="0"/>
        <w:ind w:left="1080"/>
      </w:pPr>
      <w:bookmarkStart w:id="471" w:name="_Toc119580989"/>
      <w:r w:rsidRPr="005F2D46">
        <w:t>Sensors &amp; Communication Protocols</w:t>
      </w:r>
      <w:bookmarkEnd w:id="471"/>
    </w:p>
    <w:p w14:paraId="0EA2F5C5" w14:textId="3CE2976E" w:rsidR="008B1AFA" w:rsidRPr="005F2D46" w:rsidRDefault="008B1AFA" w:rsidP="008B1AFA">
      <w:pPr>
        <w:pStyle w:val="Heading1"/>
        <w:tabs>
          <w:tab w:val="left" w:pos="1323"/>
        </w:tabs>
        <w:spacing w:before="0"/>
      </w:pPr>
    </w:p>
    <w:p w14:paraId="33165ADD" w14:textId="45CC3A24" w:rsidR="005F6F35" w:rsidRPr="005F2D46" w:rsidRDefault="005F6F35" w:rsidP="00DC3231">
      <w:pPr>
        <w:pStyle w:val="BodyText"/>
        <w:spacing w:before="0" w:line="480" w:lineRule="auto"/>
        <w:ind w:left="792" w:right="864" w:firstLine="720"/>
        <w:jc w:val="both"/>
      </w:pPr>
      <w:r w:rsidRPr="005F2D46">
        <w:t xml:space="preserve">For this project, the sensors utilized required an overall of </w:t>
      </w:r>
      <w:r w:rsidR="006D2620" w:rsidRPr="005F2D46">
        <w:t>two</w:t>
      </w:r>
      <w:r w:rsidRPr="005F2D46">
        <w:t xml:space="preserve"> different communication protocols such as </w:t>
      </w:r>
      <w:r w:rsidR="000009FC" w:rsidRPr="005F2D46">
        <w:t>Inter-Integrated Circuit (I2C</w:t>
      </w:r>
      <w:r w:rsidR="00471A38" w:rsidRPr="005F2D46">
        <w:t>), and</w:t>
      </w:r>
      <w:r w:rsidR="000009FC" w:rsidRPr="005F2D46">
        <w:t xml:space="preserve"> Serial Peripheral Interconnect (SPI)</w:t>
      </w:r>
      <w:r w:rsidR="006D2620" w:rsidRPr="005F2D46">
        <w:t xml:space="preserve"> but </w:t>
      </w:r>
      <w:r w:rsidR="003C0099" w:rsidRPr="005F2D46">
        <w:t>to</w:t>
      </w:r>
      <w:r w:rsidR="006D2620" w:rsidRPr="005F2D46">
        <w:t xml:space="preserve"> print on the Vitis terminal, Universal Asynchronous Receiver Transmitter (UART) was used</w:t>
      </w:r>
      <w:r w:rsidR="000009FC" w:rsidRPr="005F2D46">
        <w:t>.</w:t>
      </w:r>
      <w:r w:rsidR="00471A38" w:rsidRPr="005F2D46">
        <w:t xml:space="preserve"> </w:t>
      </w:r>
      <w:r w:rsidR="003C0099" w:rsidRPr="005F2D46">
        <w:t>For</w:t>
      </w:r>
      <w:r w:rsidR="008B1AFA" w:rsidRPr="005F2D46">
        <w:t xml:space="preserve"> any external device to communicate with any sensor, both devices must be using the same</w:t>
      </w:r>
      <w:r w:rsidRPr="005F2D46">
        <w:t xml:space="preserve"> protocol.</w:t>
      </w:r>
    </w:p>
    <w:p w14:paraId="51A4E41D" w14:textId="77777777" w:rsidR="009E5E55" w:rsidRPr="005F2D46" w:rsidRDefault="009E5E55" w:rsidP="009E5E55">
      <w:pPr>
        <w:pStyle w:val="ListParagraph"/>
        <w:numPr>
          <w:ilvl w:val="0"/>
          <w:numId w:val="7"/>
        </w:numPr>
        <w:tabs>
          <w:tab w:val="left" w:pos="1323"/>
        </w:tabs>
        <w:outlineLvl w:val="0"/>
        <w:rPr>
          <w:b/>
          <w:bCs/>
          <w:vanish/>
          <w:sz w:val="24"/>
          <w:szCs w:val="24"/>
        </w:rPr>
      </w:pPr>
      <w:bookmarkStart w:id="472" w:name="_Toc116810472"/>
      <w:bookmarkStart w:id="473" w:name="_Toc116810545"/>
      <w:bookmarkStart w:id="474" w:name="_Toc116810615"/>
      <w:bookmarkStart w:id="475" w:name="_Toc116827301"/>
      <w:bookmarkStart w:id="476" w:name="_Toc116829285"/>
      <w:bookmarkStart w:id="477" w:name="_Toc116829328"/>
      <w:bookmarkStart w:id="478" w:name="_Toc116831719"/>
      <w:bookmarkStart w:id="479" w:name="_Toc116831786"/>
      <w:bookmarkStart w:id="480" w:name="_Toc116831978"/>
      <w:bookmarkStart w:id="481" w:name="_Toc116832032"/>
      <w:bookmarkStart w:id="482" w:name="_Toc116911172"/>
      <w:bookmarkStart w:id="483" w:name="_Toc117090416"/>
      <w:bookmarkStart w:id="484" w:name="_Toc117090506"/>
      <w:bookmarkStart w:id="485" w:name="_Toc117091115"/>
      <w:bookmarkStart w:id="486" w:name="_Toc117091163"/>
      <w:bookmarkStart w:id="487" w:name="_Toc117091211"/>
      <w:bookmarkStart w:id="488" w:name="_Toc117091259"/>
      <w:bookmarkStart w:id="489" w:name="_Toc117091307"/>
      <w:bookmarkStart w:id="490" w:name="_Toc117091417"/>
      <w:bookmarkStart w:id="491" w:name="_Toc117545219"/>
      <w:bookmarkStart w:id="492" w:name="_Toc117545308"/>
      <w:bookmarkStart w:id="493" w:name="_Toc117545372"/>
      <w:bookmarkStart w:id="494" w:name="_Toc117545442"/>
      <w:bookmarkStart w:id="495" w:name="_Toc117545506"/>
      <w:bookmarkStart w:id="496" w:name="_Toc117545729"/>
      <w:bookmarkStart w:id="497" w:name="_Toc117545965"/>
      <w:bookmarkStart w:id="498" w:name="_Toc117621939"/>
      <w:bookmarkStart w:id="499" w:name="_Toc117624046"/>
      <w:bookmarkStart w:id="500" w:name="_Toc117626081"/>
      <w:bookmarkStart w:id="501" w:name="_Toc117710759"/>
      <w:bookmarkStart w:id="502" w:name="_Toc117712699"/>
      <w:bookmarkStart w:id="503" w:name="_Toc117714672"/>
      <w:bookmarkStart w:id="504" w:name="_Toc117714768"/>
      <w:bookmarkStart w:id="505" w:name="_Toc117790922"/>
      <w:bookmarkStart w:id="506" w:name="_Toc117796004"/>
      <w:bookmarkStart w:id="507" w:name="_Toc117961284"/>
      <w:bookmarkStart w:id="508" w:name="_Toc118137007"/>
      <w:bookmarkStart w:id="509" w:name="_Toc118308535"/>
      <w:bookmarkStart w:id="510" w:name="_Toc118308608"/>
      <w:bookmarkStart w:id="511" w:name="_Toc118382478"/>
      <w:bookmarkStart w:id="512" w:name="_Toc118383692"/>
      <w:bookmarkStart w:id="513" w:name="_Toc118397840"/>
      <w:bookmarkStart w:id="514" w:name="_Toc118404006"/>
      <w:bookmarkStart w:id="515" w:name="_Toc118405924"/>
      <w:bookmarkStart w:id="516" w:name="_Toc118407042"/>
      <w:bookmarkStart w:id="517" w:name="_Toc118408709"/>
      <w:bookmarkStart w:id="518" w:name="_Toc118410582"/>
      <w:bookmarkStart w:id="519" w:name="_Toc118411273"/>
      <w:bookmarkStart w:id="520" w:name="_Toc118449920"/>
      <w:bookmarkStart w:id="521" w:name="_Toc118453061"/>
      <w:bookmarkStart w:id="522" w:name="_Toc118458698"/>
      <w:bookmarkStart w:id="523" w:name="_Toc118458760"/>
      <w:bookmarkStart w:id="524" w:name="_Toc118458978"/>
      <w:bookmarkStart w:id="525" w:name="_Toc118459103"/>
      <w:bookmarkStart w:id="526" w:name="_Toc118459817"/>
      <w:bookmarkStart w:id="527" w:name="_Toc118461089"/>
      <w:bookmarkStart w:id="528" w:name="_Toc118461539"/>
      <w:bookmarkStart w:id="529" w:name="_Toc118463670"/>
      <w:bookmarkStart w:id="530" w:name="_Toc118473067"/>
      <w:bookmarkStart w:id="531" w:name="_Toc118473169"/>
      <w:bookmarkStart w:id="532" w:name="_Toc118473321"/>
      <w:bookmarkStart w:id="533" w:name="_Toc118473435"/>
      <w:bookmarkStart w:id="534" w:name="_Toc118481218"/>
      <w:bookmarkStart w:id="535" w:name="_Toc118483515"/>
      <w:bookmarkStart w:id="536" w:name="_Toc118483718"/>
      <w:bookmarkStart w:id="537" w:name="_Toc118483795"/>
      <w:bookmarkStart w:id="538" w:name="_Toc118484156"/>
      <w:bookmarkStart w:id="539" w:name="_Toc118816853"/>
      <w:bookmarkStart w:id="540" w:name="_Toc118816933"/>
      <w:bookmarkStart w:id="541" w:name="_Toc118817399"/>
      <w:bookmarkStart w:id="542" w:name="_Toc118817479"/>
      <w:bookmarkStart w:id="543" w:name="_Toc118817569"/>
      <w:bookmarkStart w:id="544" w:name="_Toc118818910"/>
      <w:bookmarkStart w:id="545" w:name="_Toc118900853"/>
      <w:bookmarkStart w:id="546" w:name="_Toc118900932"/>
      <w:bookmarkStart w:id="547" w:name="_Toc119513885"/>
      <w:bookmarkStart w:id="548" w:name="_Toc119514985"/>
      <w:bookmarkStart w:id="549" w:name="_Toc119515070"/>
      <w:bookmarkStart w:id="550" w:name="_Toc119515155"/>
      <w:bookmarkStart w:id="551" w:name="_Toc119515278"/>
      <w:bookmarkStart w:id="552" w:name="_Hlk116809171"/>
      <w:bookmarkStart w:id="553" w:name="_Toc119577479"/>
      <w:bookmarkStart w:id="554" w:name="_Toc119579043"/>
      <w:bookmarkStart w:id="555" w:name="_Toc119580990"/>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3"/>
      <w:bookmarkEnd w:id="554"/>
      <w:bookmarkEnd w:id="555"/>
    </w:p>
    <w:p w14:paraId="72464EE3" w14:textId="77777777" w:rsidR="009E5E55" w:rsidRPr="005F2D46" w:rsidRDefault="009E5E55" w:rsidP="009E5E55">
      <w:pPr>
        <w:pStyle w:val="ListParagraph"/>
        <w:numPr>
          <w:ilvl w:val="0"/>
          <w:numId w:val="7"/>
        </w:numPr>
        <w:tabs>
          <w:tab w:val="left" w:pos="1323"/>
        </w:tabs>
        <w:outlineLvl w:val="0"/>
        <w:rPr>
          <w:b/>
          <w:bCs/>
          <w:vanish/>
          <w:sz w:val="24"/>
          <w:szCs w:val="24"/>
        </w:rPr>
      </w:pPr>
      <w:bookmarkStart w:id="556" w:name="_Toc118397841"/>
      <w:bookmarkStart w:id="557" w:name="_Toc118404007"/>
      <w:bookmarkStart w:id="558" w:name="_Toc118405925"/>
      <w:bookmarkStart w:id="559" w:name="_Toc118407043"/>
      <w:bookmarkStart w:id="560" w:name="_Toc118408710"/>
      <w:bookmarkStart w:id="561" w:name="_Toc118410583"/>
      <w:bookmarkStart w:id="562" w:name="_Toc118411274"/>
      <w:bookmarkStart w:id="563" w:name="_Toc118449921"/>
      <w:bookmarkStart w:id="564" w:name="_Toc118453062"/>
      <w:bookmarkStart w:id="565" w:name="_Toc118458699"/>
      <w:bookmarkStart w:id="566" w:name="_Toc118458761"/>
      <w:bookmarkStart w:id="567" w:name="_Toc118458979"/>
      <w:bookmarkStart w:id="568" w:name="_Toc118459104"/>
      <w:bookmarkStart w:id="569" w:name="_Toc118459818"/>
      <w:bookmarkStart w:id="570" w:name="_Toc118461090"/>
      <w:bookmarkStart w:id="571" w:name="_Toc118461540"/>
      <w:bookmarkStart w:id="572" w:name="_Toc118463671"/>
      <w:bookmarkStart w:id="573" w:name="_Toc118473068"/>
      <w:bookmarkStart w:id="574" w:name="_Toc118473170"/>
      <w:bookmarkStart w:id="575" w:name="_Toc118473322"/>
      <w:bookmarkStart w:id="576" w:name="_Toc118473436"/>
      <w:bookmarkStart w:id="577" w:name="_Toc118481219"/>
      <w:bookmarkStart w:id="578" w:name="_Toc118483516"/>
      <w:bookmarkStart w:id="579" w:name="_Toc118483719"/>
      <w:bookmarkStart w:id="580" w:name="_Toc118483796"/>
      <w:bookmarkStart w:id="581" w:name="_Toc118484157"/>
      <w:bookmarkStart w:id="582" w:name="_Toc118816854"/>
      <w:bookmarkStart w:id="583" w:name="_Toc118816934"/>
      <w:bookmarkStart w:id="584" w:name="_Toc118817400"/>
      <w:bookmarkStart w:id="585" w:name="_Toc118817480"/>
      <w:bookmarkStart w:id="586" w:name="_Toc118817570"/>
      <w:bookmarkStart w:id="587" w:name="_Toc118818911"/>
      <w:bookmarkStart w:id="588" w:name="_Toc118900854"/>
      <w:bookmarkStart w:id="589" w:name="_Toc118900933"/>
      <w:bookmarkStart w:id="590" w:name="_Toc119513886"/>
      <w:bookmarkStart w:id="591" w:name="_Toc119514986"/>
      <w:bookmarkStart w:id="592" w:name="_Toc119515071"/>
      <w:bookmarkStart w:id="593" w:name="_Toc119515156"/>
      <w:bookmarkStart w:id="594" w:name="_Toc119515279"/>
      <w:bookmarkStart w:id="595" w:name="_Toc119577480"/>
      <w:bookmarkStart w:id="596" w:name="_Toc119579044"/>
      <w:bookmarkStart w:id="597" w:name="_Toc119580991"/>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14:paraId="46A7FA5F" w14:textId="77777777" w:rsidR="009E5E55" w:rsidRPr="005F2D46" w:rsidRDefault="009E5E55" w:rsidP="009E5E55">
      <w:pPr>
        <w:pStyle w:val="ListParagraph"/>
        <w:numPr>
          <w:ilvl w:val="1"/>
          <w:numId w:val="7"/>
        </w:numPr>
        <w:tabs>
          <w:tab w:val="left" w:pos="1323"/>
        </w:tabs>
        <w:outlineLvl w:val="0"/>
        <w:rPr>
          <w:b/>
          <w:bCs/>
          <w:vanish/>
          <w:sz w:val="24"/>
          <w:szCs w:val="24"/>
        </w:rPr>
      </w:pPr>
      <w:bookmarkStart w:id="598" w:name="_Toc118397842"/>
      <w:bookmarkStart w:id="599" w:name="_Toc118404008"/>
      <w:bookmarkStart w:id="600" w:name="_Toc118405926"/>
      <w:bookmarkStart w:id="601" w:name="_Toc118407044"/>
      <w:bookmarkStart w:id="602" w:name="_Toc118408711"/>
      <w:bookmarkStart w:id="603" w:name="_Toc118410584"/>
      <w:bookmarkStart w:id="604" w:name="_Toc118411275"/>
      <w:bookmarkStart w:id="605" w:name="_Toc118449922"/>
      <w:bookmarkStart w:id="606" w:name="_Toc118453063"/>
      <w:bookmarkStart w:id="607" w:name="_Toc118458700"/>
      <w:bookmarkStart w:id="608" w:name="_Toc118458762"/>
      <w:bookmarkStart w:id="609" w:name="_Toc118458980"/>
      <w:bookmarkStart w:id="610" w:name="_Toc118459105"/>
      <w:bookmarkStart w:id="611" w:name="_Toc118459819"/>
      <w:bookmarkStart w:id="612" w:name="_Toc118461091"/>
      <w:bookmarkStart w:id="613" w:name="_Toc118461541"/>
      <w:bookmarkStart w:id="614" w:name="_Toc118463672"/>
      <w:bookmarkStart w:id="615" w:name="_Toc118473069"/>
      <w:bookmarkStart w:id="616" w:name="_Toc118473171"/>
      <w:bookmarkStart w:id="617" w:name="_Toc118473323"/>
      <w:bookmarkStart w:id="618" w:name="_Toc118473437"/>
      <w:bookmarkStart w:id="619" w:name="_Toc118481220"/>
      <w:bookmarkStart w:id="620" w:name="_Toc118483517"/>
      <w:bookmarkStart w:id="621" w:name="_Toc118483720"/>
      <w:bookmarkStart w:id="622" w:name="_Toc118483797"/>
      <w:bookmarkStart w:id="623" w:name="_Toc118484158"/>
      <w:bookmarkStart w:id="624" w:name="_Toc118816855"/>
      <w:bookmarkStart w:id="625" w:name="_Toc118816935"/>
      <w:bookmarkStart w:id="626" w:name="_Toc118817401"/>
      <w:bookmarkStart w:id="627" w:name="_Toc118817481"/>
      <w:bookmarkStart w:id="628" w:name="_Toc118817571"/>
      <w:bookmarkStart w:id="629" w:name="_Toc118818912"/>
      <w:bookmarkStart w:id="630" w:name="_Toc118900855"/>
      <w:bookmarkStart w:id="631" w:name="_Toc118900934"/>
      <w:bookmarkStart w:id="632" w:name="_Toc119513887"/>
      <w:bookmarkStart w:id="633" w:name="_Toc119514987"/>
      <w:bookmarkStart w:id="634" w:name="_Toc119515072"/>
      <w:bookmarkStart w:id="635" w:name="_Toc119515157"/>
      <w:bookmarkStart w:id="636" w:name="_Toc119515280"/>
      <w:bookmarkStart w:id="637" w:name="_Toc119577481"/>
      <w:bookmarkStart w:id="638" w:name="_Toc119579045"/>
      <w:bookmarkStart w:id="639" w:name="_Toc119580992"/>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2C275A39" w14:textId="24960581" w:rsidR="00B72CA4" w:rsidRPr="005F2D46" w:rsidRDefault="00B72CA4" w:rsidP="009E5E55">
      <w:pPr>
        <w:pStyle w:val="Heading1"/>
        <w:numPr>
          <w:ilvl w:val="2"/>
          <w:numId w:val="7"/>
        </w:numPr>
        <w:tabs>
          <w:tab w:val="left" w:pos="1323"/>
        </w:tabs>
        <w:spacing w:before="0"/>
      </w:pPr>
      <w:bookmarkStart w:id="640" w:name="_Toc119580993"/>
      <w:r w:rsidRPr="005F2D46">
        <w:t>Pmod AD2</w:t>
      </w:r>
      <w:bookmarkStart w:id="641" w:name="_Toc116809308"/>
      <w:bookmarkEnd w:id="552"/>
      <w:bookmarkEnd w:id="640"/>
      <w:bookmarkEnd w:id="641"/>
    </w:p>
    <w:p w14:paraId="7A73BA50" w14:textId="77777777" w:rsidR="00B72CA4" w:rsidRPr="005F2D46" w:rsidRDefault="00B72CA4" w:rsidP="00B72CA4">
      <w:pPr>
        <w:pStyle w:val="Heading1"/>
        <w:tabs>
          <w:tab w:val="left" w:pos="1323"/>
        </w:tabs>
        <w:spacing w:before="0"/>
        <w:ind w:left="1224" w:firstLine="0"/>
      </w:pPr>
    </w:p>
    <w:p w14:paraId="2B849DDA" w14:textId="6B2299E0" w:rsidR="007D7510" w:rsidRPr="005F2D46" w:rsidRDefault="00CB260A" w:rsidP="00DC3231">
      <w:pPr>
        <w:pStyle w:val="BodyText"/>
        <w:spacing w:before="0" w:line="480" w:lineRule="auto"/>
        <w:ind w:left="720" w:right="864" w:firstLine="658"/>
        <w:jc w:val="both"/>
      </w:pPr>
      <w:r w:rsidRPr="005F2D46">
        <w:t xml:space="preserve">The heart rate and galvanic skin response sensor </w:t>
      </w:r>
      <w:r w:rsidR="001173C2" w:rsidRPr="005F2D46">
        <w:t xml:space="preserve">both have an analog output. </w:t>
      </w:r>
      <w:r w:rsidR="003C0099" w:rsidRPr="005F2D46">
        <w:t>To</w:t>
      </w:r>
      <w:r w:rsidR="001173C2" w:rsidRPr="005F2D46">
        <w:t xml:space="preserve"> communicate or interface with either sensor, an ADC must be used to interpret the output voltage and convert to a digital signal so the FPGA can process. The</w:t>
      </w:r>
      <w:r w:rsidR="006D4758" w:rsidRPr="005F2D46">
        <w:t xml:space="preserve"> development board</w:t>
      </w:r>
      <w:r w:rsidR="001173C2" w:rsidRPr="005F2D46">
        <w:t xml:space="preserve"> has an onboard ADC peripheral</w:t>
      </w:r>
      <w:r w:rsidR="00E332C4" w:rsidRPr="005F2D46">
        <w:t xml:space="preserve"> known as</w:t>
      </w:r>
      <w:r w:rsidR="001173C2" w:rsidRPr="005F2D46">
        <w:t xml:space="preserve"> </w:t>
      </w:r>
      <w:r w:rsidR="007D7510" w:rsidRPr="005F2D46">
        <w:t>the “</w:t>
      </w:r>
      <w:r w:rsidR="001173C2" w:rsidRPr="005F2D46">
        <w:t>XADC</w:t>
      </w:r>
      <w:r w:rsidR="00E332C4" w:rsidRPr="005F2D46">
        <w:t>”;</w:t>
      </w:r>
      <w:r w:rsidR="001173C2" w:rsidRPr="005F2D46">
        <w:t xml:space="preserve"> </w:t>
      </w:r>
      <w:r w:rsidR="00E332C4" w:rsidRPr="005F2D46">
        <w:t>however,</w:t>
      </w:r>
      <w:r w:rsidR="001173C2" w:rsidRPr="005F2D46">
        <w:t xml:space="preserve"> the input range is limited to 1V. The typical</w:t>
      </w:r>
      <w:r w:rsidR="00E332C4" w:rsidRPr="005F2D46">
        <w:t xml:space="preserve"> </w:t>
      </w:r>
      <w:r w:rsidR="001173C2" w:rsidRPr="005F2D46">
        <w:t>output of heart rate and GSR sensor is 1-1.5V, therefore if the XADC is to be utilized</w:t>
      </w:r>
      <w:r w:rsidR="007D7510" w:rsidRPr="005F2D46">
        <w:t>,</w:t>
      </w:r>
      <w:r w:rsidR="001173C2" w:rsidRPr="005F2D46">
        <w:t xml:space="preserve"> the output of both sensors must be attenuated using a voltage divider</w:t>
      </w:r>
      <w:r w:rsidR="007D7510" w:rsidRPr="005F2D46">
        <w:t>. This required additional circuitry</w:t>
      </w:r>
      <w:r w:rsidR="00E332C4" w:rsidRPr="005F2D46">
        <w:t>, therefore</w:t>
      </w:r>
      <w:r w:rsidR="007D7510" w:rsidRPr="005F2D46">
        <w:t xml:space="preserve"> a Pmod AD2 module was purchased since the analog input range is 0</w:t>
      </w:r>
      <w:r w:rsidR="00E81F76" w:rsidRPr="005F2D46">
        <w:t xml:space="preserve"> to power supply input </w:t>
      </w:r>
      <w:r w:rsidR="00E81F76" w:rsidRPr="005F2D46">
        <w:rPr>
          <w:spacing w:val="-2"/>
        </w:rPr>
        <w:t>(</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1F76" w:rsidRPr="005F2D46">
        <w:rPr>
          <w:spacing w:val="-2"/>
        </w:rPr>
        <w:t>)</w:t>
      </w:r>
      <w:r w:rsidR="007D7510" w:rsidRPr="005F2D46">
        <w:t xml:space="preserve"> and meets requirements.</w:t>
      </w:r>
      <w:r w:rsidR="00023B2F" w:rsidRPr="005F2D46">
        <w:t xml:space="preserve"> Note,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023B2F" w:rsidRPr="005F2D46">
        <w:t xml:space="preserve"> range is from 2.7V to 5.5V.</w:t>
      </w:r>
    </w:p>
    <w:p w14:paraId="24A217BD" w14:textId="3EEF3CE9" w:rsidR="003F4086" w:rsidRPr="005F2D46" w:rsidRDefault="007D7510" w:rsidP="00DC3231">
      <w:pPr>
        <w:pStyle w:val="BodyText"/>
        <w:spacing w:before="0" w:line="480" w:lineRule="auto"/>
        <w:ind w:left="720" w:right="864" w:firstLine="658"/>
        <w:jc w:val="both"/>
      </w:pPr>
      <w:r w:rsidRPr="005F2D46">
        <w:t xml:space="preserve">The </w:t>
      </w:r>
      <w:hyperlink r:id="rId28" w:history="1">
        <w:r w:rsidRPr="005F2D46">
          <w:rPr>
            <w:rStyle w:val="Hyperlink"/>
            <w:color w:val="0070C0"/>
          </w:rPr>
          <w:t>Pmod AD2</w:t>
        </w:r>
      </w:hyperlink>
      <w:r w:rsidRPr="005F2D46">
        <w:t xml:space="preserve"> </w:t>
      </w:r>
      <w:r w:rsidR="00023B2F" w:rsidRPr="005F2D46">
        <w:t xml:space="preserve">uses the </w:t>
      </w:r>
      <w:hyperlink r:id="rId29" w:history="1">
        <w:r w:rsidR="00023B2F" w:rsidRPr="005F2D46">
          <w:rPr>
            <w:rStyle w:val="Hyperlink"/>
          </w:rPr>
          <w:t>AD7991</w:t>
        </w:r>
      </w:hyperlink>
      <w:r w:rsidR="00023B2F" w:rsidRPr="005F2D46">
        <w:t xml:space="preserve"> IC chip that </w:t>
      </w:r>
      <w:r w:rsidRPr="005F2D46">
        <w:t>can read up to four channels sequentially with</w:t>
      </w:r>
      <w:r w:rsidR="00870C89" w:rsidRPr="005F2D46">
        <w:t xml:space="preserve"> up to 12-bit resolution</w:t>
      </w:r>
      <w:r w:rsidR="00023B2F" w:rsidRPr="005F2D46">
        <w:t xml:space="preserve">, found in </w:t>
      </w:r>
      <w:r w:rsidR="00023B2F" w:rsidRPr="005F2D46">
        <w:rPr>
          <w:color w:val="0070C0"/>
          <w:u w:val="single"/>
        </w:rPr>
        <w:fldChar w:fldCharType="begin"/>
      </w:r>
      <w:r w:rsidR="00023B2F" w:rsidRPr="005F2D46">
        <w:rPr>
          <w:color w:val="0070C0"/>
          <w:u w:val="single"/>
        </w:rPr>
        <w:instrText xml:space="preserve"> REF _Ref118398876 \h  \* MERGEFORMAT </w:instrText>
      </w:r>
      <w:r w:rsidR="00023B2F" w:rsidRPr="005F2D46">
        <w:rPr>
          <w:color w:val="0070C0"/>
          <w:u w:val="single"/>
        </w:rPr>
      </w:r>
      <w:r w:rsidR="00023B2F"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12</w:t>
      </w:r>
      <w:r w:rsidR="00023B2F" w:rsidRPr="005F2D46">
        <w:rPr>
          <w:color w:val="0070C0"/>
          <w:u w:val="single"/>
        </w:rPr>
        <w:fldChar w:fldCharType="end"/>
      </w:r>
      <w:r w:rsidR="00023B2F" w:rsidRPr="005F2D46">
        <w:t xml:space="preserve">. </w:t>
      </w:r>
      <w:r w:rsidR="003F4086" w:rsidRPr="005F2D46">
        <w:t>Therefore,</w:t>
      </w:r>
      <w:r w:rsidR="00023B2F" w:rsidRPr="005F2D46">
        <w:t xml:space="preserve"> the development board </w:t>
      </w:r>
      <w:r w:rsidR="00870C89" w:rsidRPr="005F2D46">
        <w:t xml:space="preserve">must use I2C </w:t>
      </w:r>
      <w:r w:rsidR="003C0099" w:rsidRPr="005F2D46">
        <w:t>to</w:t>
      </w:r>
      <w:r w:rsidR="00870C89" w:rsidRPr="005F2D46">
        <w:t xml:space="preserve"> </w:t>
      </w:r>
      <w:r w:rsidR="003F4086" w:rsidRPr="005F2D46">
        <w:t>send/receive</w:t>
      </w:r>
      <w:r w:rsidR="00870C89" w:rsidRPr="005F2D46">
        <w:t xml:space="preserve"> data from the Pmod AD2</w:t>
      </w:r>
      <w:r w:rsidR="00EC08D2" w:rsidRPr="005F2D46">
        <w:t>,</w:t>
      </w:r>
      <w:r w:rsidR="00870C89" w:rsidRPr="005F2D46">
        <w:t xml:space="preserve"> which is connected to the sensors.</w:t>
      </w:r>
      <w:r w:rsidR="00EC08D2" w:rsidRPr="005F2D46">
        <w:t xml:space="preserve"> </w:t>
      </w:r>
      <w:r w:rsidR="00960AFF" w:rsidRPr="005F2D46">
        <w:t xml:space="preserve">I2C is </w:t>
      </w:r>
      <w:r w:rsidR="005F1FEC" w:rsidRPr="005F2D46">
        <w:t xml:space="preserve">a </w:t>
      </w:r>
      <w:r w:rsidR="00960AFF" w:rsidRPr="005F2D46">
        <w:t>serial communication protocol that</w:t>
      </w:r>
      <w:r w:rsidR="00F105E0" w:rsidRPr="005F2D46">
        <w:t xml:space="preserve"> transfers data, bit by bit sequentially, while </w:t>
      </w:r>
      <w:r w:rsidR="00960AFF" w:rsidRPr="005F2D46">
        <w:t>only us</w:t>
      </w:r>
      <w:r w:rsidR="00F105E0" w:rsidRPr="005F2D46">
        <w:t>ing</w:t>
      </w:r>
      <w:r w:rsidR="00960AFF" w:rsidRPr="005F2D46">
        <w:t xml:space="preserve"> two wires to transmit/receive data </w:t>
      </w:r>
      <w:r w:rsidR="00960AFF" w:rsidRPr="005F2D46">
        <w:lastRenderedPageBreak/>
        <w:t>(SDA) and another for the clock (SCL)</w:t>
      </w:r>
      <w:r w:rsidR="003E1E2C" w:rsidRPr="005F2D46">
        <w:t>, hence synchronous device</w:t>
      </w:r>
      <w:r w:rsidR="00960AFF" w:rsidRPr="005F2D46">
        <w:t xml:space="preserve">. </w:t>
      </w:r>
      <w:r w:rsidR="002C5094" w:rsidRPr="005F2D46">
        <w:t xml:space="preserve">Note, SDA and SCL must be connected to pull up resistors </w:t>
      </w:r>
      <w:r w:rsidR="003F4086" w:rsidRPr="005F2D46">
        <w:t xml:space="preserve">because I2C devices are </w:t>
      </w:r>
      <w:r w:rsidR="003C0099" w:rsidRPr="005F2D46">
        <w:t>open drain</w:t>
      </w:r>
      <w:r w:rsidR="003F4086" w:rsidRPr="005F2D46">
        <w:t xml:space="preserve"> requiring an initial state of logic high on the bus, otherwise the bus does not work.</w:t>
      </w:r>
    </w:p>
    <w:p w14:paraId="08180689" w14:textId="5A9A52D9" w:rsidR="006D4758" w:rsidRPr="005F2D46" w:rsidRDefault="006D4758" w:rsidP="00F50E45">
      <w:pPr>
        <w:pStyle w:val="BodyText"/>
        <w:keepNext/>
        <w:spacing w:before="0" w:line="480" w:lineRule="auto"/>
        <w:ind w:right="845"/>
      </w:pPr>
      <w:r w:rsidRPr="005F2D46">
        <w:rPr>
          <w:noProof/>
        </w:rPr>
        <w:drawing>
          <wp:inline distT="0" distB="0" distL="0" distR="0" wp14:anchorId="7782D88E" wp14:editId="00D7C9AB">
            <wp:extent cx="5171440" cy="2596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881" cy="2607161"/>
                    </a:xfrm>
                    <a:prstGeom prst="rect">
                      <a:avLst/>
                    </a:prstGeom>
                  </pic:spPr>
                </pic:pic>
              </a:graphicData>
            </a:graphic>
          </wp:inline>
        </w:drawing>
      </w:r>
    </w:p>
    <w:p w14:paraId="603CF45E" w14:textId="07603B34" w:rsidR="006D4758" w:rsidRPr="005F2D46" w:rsidRDefault="006D4758" w:rsidP="00CD6B5F">
      <w:pPr>
        <w:pStyle w:val="Caption"/>
        <w:jc w:val="center"/>
        <w:rPr>
          <w:sz w:val="24"/>
          <w:szCs w:val="24"/>
        </w:rPr>
      </w:pPr>
      <w:bookmarkStart w:id="642" w:name="_Ref118398876"/>
      <w:bookmarkStart w:id="643" w:name="_Toc118460310"/>
      <w:bookmarkStart w:id="644" w:name="_Toc119577590"/>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12</w:t>
      </w:r>
      <w:r w:rsidRPr="005F2D46">
        <w:rPr>
          <w:sz w:val="24"/>
          <w:szCs w:val="24"/>
        </w:rPr>
        <w:fldChar w:fldCharType="end"/>
      </w:r>
      <w:bookmarkEnd w:id="642"/>
      <w:r w:rsidRPr="005F2D46">
        <w:rPr>
          <w:sz w:val="24"/>
          <w:szCs w:val="24"/>
        </w:rPr>
        <w:t>. AD7991 Functional Block Diagram</w:t>
      </w:r>
      <w:bookmarkEnd w:id="643"/>
      <w:bookmarkEnd w:id="644"/>
    </w:p>
    <w:p w14:paraId="3D5988EF" w14:textId="5E603B11" w:rsidR="006D4758" w:rsidRPr="005F2D46" w:rsidRDefault="00F076AF" w:rsidP="00DC3231">
      <w:pPr>
        <w:pStyle w:val="BodyText"/>
        <w:spacing w:before="0" w:line="480" w:lineRule="auto"/>
        <w:ind w:left="792" w:right="864" w:firstLine="658"/>
        <w:jc w:val="both"/>
      </w:pPr>
      <w:r w:rsidRPr="005F2D46">
        <w:t xml:space="preserve">I2C can be broken down into start/stop conditions, 7-bit slave address, read/write bit, </w:t>
      </w:r>
      <w:r w:rsidR="00717945">
        <w:t>ACK</w:t>
      </w:r>
      <w:r w:rsidRPr="005F2D46">
        <w:t>/</w:t>
      </w:r>
      <w:r w:rsidR="00717945">
        <w:t>NACK</w:t>
      </w:r>
      <w:r w:rsidRPr="005F2D46">
        <w:t xml:space="preserve"> bit and the data bits</w:t>
      </w:r>
      <w:r w:rsidR="001A10AF" w:rsidRPr="005F2D46">
        <w:t xml:space="preserve">, illustrated in </w:t>
      </w:r>
      <w:r w:rsidR="001A10AF" w:rsidRPr="005F2D46">
        <w:rPr>
          <w:color w:val="0070C0"/>
          <w:u w:val="single"/>
        </w:rPr>
        <w:fldChar w:fldCharType="begin"/>
      </w:r>
      <w:r w:rsidR="001A10AF" w:rsidRPr="005F2D46">
        <w:rPr>
          <w:color w:val="0070C0"/>
          <w:u w:val="single"/>
        </w:rPr>
        <w:instrText xml:space="preserve"> REF _Ref118400455 \h  \* MERGEFORMAT </w:instrText>
      </w:r>
      <w:r w:rsidR="001A10AF" w:rsidRPr="005F2D46">
        <w:rPr>
          <w:color w:val="0070C0"/>
          <w:u w:val="single"/>
        </w:rPr>
      </w:r>
      <w:r w:rsidR="001A10AF"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13</w:t>
      </w:r>
      <w:r w:rsidR="001A10AF" w:rsidRPr="005F2D46">
        <w:rPr>
          <w:color w:val="0070C0"/>
          <w:u w:val="single"/>
        </w:rPr>
        <w:fldChar w:fldCharType="end"/>
      </w:r>
      <w:r w:rsidRPr="005F2D46">
        <w:t xml:space="preserve">. The start condition is used to signal the start of a </w:t>
      </w:r>
      <w:r w:rsidR="00117592" w:rsidRPr="005F2D46">
        <w:t>data transfer</w:t>
      </w:r>
      <w:r w:rsidRPr="005F2D46">
        <w:t xml:space="preserve">, while the stop condition </w:t>
      </w:r>
      <w:r w:rsidR="00117592" w:rsidRPr="005F2D46">
        <w:t xml:space="preserve">is for the end of </w:t>
      </w:r>
      <w:r w:rsidR="003C0099" w:rsidRPr="005F2D46">
        <w:t>transmission,</w:t>
      </w:r>
      <w:r w:rsidRPr="005F2D46">
        <w:t xml:space="preserve"> which is initiated by the master device.</w:t>
      </w:r>
      <w:r w:rsidR="00117592" w:rsidRPr="005F2D46">
        <w:t xml:space="preserve"> I2C allows for multiple</w:t>
      </w:r>
      <w:r w:rsidR="001A10AF" w:rsidRPr="005F2D46">
        <w:t xml:space="preserve"> masters and</w:t>
      </w:r>
      <w:r w:rsidR="00117592" w:rsidRPr="005F2D46">
        <w:t xml:space="preserve"> slaves </w:t>
      </w:r>
      <w:r w:rsidR="001A10AF" w:rsidRPr="005F2D46">
        <w:t>and some devices can behave as both master and slave</w:t>
      </w:r>
      <w:r w:rsidR="006D4758" w:rsidRPr="005F2D46">
        <w:t xml:space="preserve">, illustrated in </w:t>
      </w:r>
      <w:r w:rsidR="006D4758" w:rsidRPr="005F2D46">
        <w:rPr>
          <w:color w:val="0070C0"/>
          <w:u w:val="single"/>
        </w:rPr>
        <w:fldChar w:fldCharType="begin"/>
      </w:r>
      <w:r w:rsidR="006D4758" w:rsidRPr="005F2D46">
        <w:rPr>
          <w:color w:val="0070C0"/>
          <w:u w:val="single"/>
        </w:rPr>
        <w:instrText xml:space="preserve"> REF _Ref118405805 \h  \* MERGEFORMAT </w:instrText>
      </w:r>
      <w:r w:rsidR="006D4758" w:rsidRPr="005F2D46">
        <w:rPr>
          <w:color w:val="0070C0"/>
          <w:u w:val="single"/>
        </w:rPr>
      </w:r>
      <w:r w:rsidR="006D4758"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14</w:t>
      </w:r>
      <w:r w:rsidR="006D4758" w:rsidRPr="005F2D46">
        <w:rPr>
          <w:color w:val="0070C0"/>
          <w:u w:val="single"/>
        </w:rPr>
        <w:fldChar w:fldCharType="end"/>
      </w:r>
      <w:r w:rsidR="006D4758" w:rsidRPr="005F2D46">
        <w:t xml:space="preserve">. </w:t>
      </w:r>
      <w:r w:rsidR="001A10AF" w:rsidRPr="005F2D46">
        <w:t xml:space="preserve">To distinguish between devices, a </w:t>
      </w:r>
      <w:r w:rsidR="00117592" w:rsidRPr="005F2D46">
        <w:t xml:space="preserve">7-bit </w:t>
      </w:r>
      <w:r w:rsidR="001A10AF" w:rsidRPr="005F2D46">
        <w:t xml:space="preserve">or 10-bit </w:t>
      </w:r>
      <w:r w:rsidR="00117592" w:rsidRPr="005F2D46">
        <w:t xml:space="preserve">address is needed at the start of each data transfer to identify the slave in communication. A read/write bit is used to determine if the slave is reading from or writing to the master. </w:t>
      </w:r>
      <w:r w:rsidR="00E332C4" w:rsidRPr="005F2D46">
        <w:t>When</w:t>
      </w:r>
      <w:r w:rsidR="00117592" w:rsidRPr="005F2D46">
        <w:t xml:space="preserve"> </w:t>
      </w:r>
      <w:r w:rsidR="00E332C4" w:rsidRPr="005F2D46">
        <w:t xml:space="preserve">a byte of </w:t>
      </w:r>
      <w:r w:rsidR="00117592" w:rsidRPr="005F2D46">
        <w:t xml:space="preserve">data </w:t>
      </w:r>
      <w:r w:rsidR="00E332C4" w:rsidRPr="005F2D46">
        <w:t>is</w:t>
      </w:r>
      <w:r w:rsidR="00117592" w:rsidRPr="005F2D46">
        <w:t xml:space="preserve"> being transferred, there is an ack/</w:t>
      </w:r>
      <w:proofErr w:type="spellStart"/>
      <w:r w:rsidR="00117592" w:rsidRPr="005F2D46">
        <w:t>nack</w:t>
      </w:r>
      <w:proofErr w:type="spellEnd"/>
      <w:r w:rsidR="00117592" w:rsidRPr="005F2D46">
        <w:t xml:space="preserve"> bit that ensures each byte is successfully transferred and no corruption of data. </w:t>
      </w:r>
      <w:r w:rsidR="00201085" w:rsidRPr="005F2D46">
        <w:t>Lastly</w:t>
      </w:r>
      <w:r w:rsidR="00117592" w:rsidRPr="005F2D46">
        <w:t xml:space="preserve">, the </w:t>
      </w:r>
      <w:r w:rsidR="00201085" w:rsidRPr="005F2D46">
        <w:t xml:space="preserve">last byte is the data bits to be transferred to the receiving </w:t>
      </w:r>
      <w:r w:rsidR="00201085" w:rsidRPr="005F2D46">
        <w:lastRenderedPageBreak/>
        <w:t>device.</w:t>
      </w:r>
    </w:p>
    <w:p w14:paraId="5D9A790A" w14:textId="1796FFB8" w:rsidR="001A10AF" w:rsidRPr="005F2D46" w:rsidRDefault="00E11F20" w:rsidP="00F50E45">
      <w:pPr>
        <w:pStyle w:val="BodyText"/>
        <w:keepNext/>
        <w:spacing w:before="0" w:line="480" w:lineRule="auto"/>
        <w:ind w:right="845"/>
      </w:pPr>
      <w:r w:rsidRPr="005F2D46">
        <w:rPr>
          <w:noProof/>
        </w:rPr>
        <w:drawing>
          <wp:inline distT="0" distB="0" distL="0" distR="0" wp14:anchorId="6253A03F" wp14:editId="170F344B">
            <wp:extent cx="5905500" cy="2263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2576" cy="2297154"/>
                    </a:xfrm>
                    <a:prstGeom prst="rect">
                      <a:avLst/>
                    </a:prstGeom>
                  </pic:spPr>
                </pic:pic>
              </a:graphicData>
            </a:graphic>
          </wp:inline>
        </w:drawing>
      </w:r>
    </w:p>
    <w:p w14:paraId="6CC8D612" w14:textId="03660CCD" w:rsidR="00E11F20" w:rsidRPr="005F2D46" w:rsidRDefault="001A10AF" w:rsidP="001A10AF">
      <w:pPr>
        <w:pStyle w:val="Caption"/>
        <w:jc w:val="center"/>
        <w:rPr>
          <w:sz w:val="24"/>
          <w:szCs w:val="24"/>
        </w:rPr>
      </w:pPr>
      <w:bookmarkStart w:id="645" w:name="_Ref118400455"/>
      <w:bookmarkStart w:id="646" w:name="_Toc118460311"/>
      <w:bookmarkStart w:id="647" w:name="_Toc119577591"/>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13</w:t>
      </w:r>
      <w:r w:rsidRPr="005F2D46">
        <w:rPr>
          <w:noProof/>
          <w:sz w:val="24"/>
          <w:szCs w:val="24"/>
        </w:rPr>
        <w:fldChar w:fldCharType="end"/>
      </w:r>
      <w:bookmarkEnd w:id="645"/>
      <w:r w:rsidRPr="005F2D46">
        <w:rPr>
          <w:sz w:val="24"/>
          <w:szCs w:val="24"/>
        </w:rPr>
        <w:t>. I2C Timing Diagram</w:t>
      </w:r>
      <w:bookmarkEnd w:id="646"/>
      <w:bookmarkEnd w:id="647"/>
    </w:p>
    <w:p w14:paraId="7503DA07" w14:textId="7E7EFAAF" w:rsidR="004D7D5A" w:rsidRPr="005F2D46" w:rsidRDefault="004D7D5A" w:rsidP="004D7D5A">
      <w:pPr>
        <w:pStyle w:val="BodyText"/>
        <w:keepNext/>
        <w:spacing w:before="0"/>
        <w:ind w:right="845"/>
        <w:jc w:val="center"/>
      </w:pPr>
      <w:r w:rsidRPr="005F2D46">
        <w:rPr>
          <w:noProof/>
        </w:rPr>
        <w:drawing>
          <wp:inline distT="0" distB="0" distL="0" distR="0" wp14:anchorId="6385513D" wp14:editId="0C8A70EC">
            <wp:extent cx="5746943" cy="2245252"/>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6806" cy="2272546"/>
                    </a:xfrm>
                    <a:prstGeom prst="rect">
                      <a:avLst/>
                    </a:prstGeom>
                  </pic:spPr>
                </pic:pic>
              </a:graphicData>
            </a:graphic>
          </wp:inline>
        </w:drawing>
      </w:r>
    </w:p>
    <w:p w14:paraId="2FA807AD" w14:textId="75EB89BA" w:rsidR="004D7D5A" w:rsidRPr="005F2D46" w:rsidRDefault="004D7D5A" w:rsidP="004D7D5A">
      <w:pPr>
        <w:pStyle w:val="Caption"/>
        <w:jc w:val="center"/>
        <w:rPr>
          <w:sz w:val="24"/>
          <w:szCs w:val="24"/>
        </w:rPr>
      </w:pPr>
      <w:bookmarkStart w:id="648" w:name="_Ref118405805"/>
      <w:bookmarkStart w:id="649" w:name="_Toc118460312"/>
      <w:bookmarkStart w:id="650" w:name="_Toc119577592"/>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14</w:t>
      </w:r>
      <w:r w:rsidRPr="005F2D46">
        <w:rPr>
          <w:sz w:val="24"/>
          <w:szCs w:val="24"/>
        </w:rPr>
        <w:fldChar w:fldCharType="end"/>
      </w:r>
      <w:bookmarkEnd w:id="648"/>
      <w:r w:rsidRPr="005F2D46">
        <w:rPr>
          <w:sz w:val="24"/>
          <w:szCs w:val="24"/>
        </w:rPr>
        <w:t>. I2C Connections Diagram</w:t>
      </w:r>
      <w:bookmarkEnd w:id="649"/>
      <w:bookmarkEnd w:id="650"/>
    </w:p>
    <w:p w14:paraId="60580D21" w14:textId="21EFCA8A" w:rsidR="008C255C" w:rsidRPr="005F2D46" w:rsidRDefault="008C255C" w:rsidP="00B72CA4">
      <w:pPr>
        <w:pStyle w:val="Heading1"/>
        <w:numPr>
          <w:ilvl w:val="2"/>
          <w:numId w:val="7"/>
        </w:numPr>
        <w:tabs>
          <w:tab w:val="left" w:pos="1323"/>
        </w:tabs>
        <w:spacing w:before="0"/>
      </w:pPr>
      <w:bookmarkStart w:id="651" w:name="_Toc119580994"/>
      <w:r w:rsidRPr="005F2D46">
        <w:t>Pmod TMP3</w:t>
      </w:r>
      <w:bookmarkEnd w:id="651"/>
    </w:p>
    <w:p w14:paraId="2E0C868D" w14:textId="77777777" w:rsidR="008C255C" w:rsidRPr="005F2D46" w:rsidRDefault="008C255C" w:rsidP="008C255C">
      <w:pPr>
        <w:pStyle w:val="Heading1"/>
        <w:tabs>
          <w:tab w:val="left" w:pos="1323"/>
        </w:tabs>
        <w:spacing w:before="0"/>
        <w:ind w:left="1224" w:firstLine="0"/>
      </w:pPr>
    </w:p>
    <w:p w14:paraId="31AB21CB" w14:textId="48E3531C" w:rsidR="00486EE0" w:rsidRPr="005F2D46" w:rsidRDefault="009D4DE7" w:rsidP="00DC3231">
      <w:pPr>
        <w:pStyle w:val="BodyText"/>
        <w:spacing w:before="0" w:line="480" w:lineRule="auto"/>
        <w:ind w:left="792" w:right="864" w:firstLine="658"/>
        <w:jc w:val="both"/>
      </w:pPr>
      <w:r w:rsidRPr="005F2D46">
        <w:t xml:space="preserve">The </w:t>
      </w:r>
      <w:hyperlink r:id="rId33" w:history="1">
        <w:r w:rsidRPr="005F2D46">
          <w:rPr>
            <w:rStyle w:val="Hyperlink"/>
            <w:color w:val="0070C0"/>
            <w:spacing w:val="-2"/>
          </w:rPr>
          <w:t>Pmod TMP3</w:t>
        </w:r>
      </w:hyperlink>
      <w:r w:rsidRPr="005F2D46">
        <w:t xml:space="preserve"> uses the </w:t>
      </w:r>
      <w:hyperlink r:id="rId34" w:history="1">
        <w:r w:rsidRPr="005F2D46">
          <w:rPr>
            <w:rStyle w:val="Hyperlink"/>
          </w:rPr>
          <w:t>TCN75A</w:t>
        </w:r>
      </w:hyperlink>
      <w:r w:rsidRPr="005F2D46">
        <w:t xml:space="preserve"> IC </w:t>
      </w:r>
      <w:r w:rsidR="00F75EAE" w:rsidRPr="005F2D46">
        <w:t xml:space="preserve">chip </w:t>
      </w:r>
      <w:r w:rsidR="00486EE0" w:rsidRPr="005F2D46">
        <w:t xml:space="preserve">that </w:t>
      </w:r>
      <w:r w:rsidR="004F4622" w:rsidRPr="005F2D46">
        <w:t xml:space="preserve">outputs a signed 12-bit digital signal via </w:t>
      </w:r>
      <w:r w:rsidR="00257781" w:rsidRPr="005F2D46">
        <w:t>I2C</w:t>
      </w:r>
      <w:r w:rsidR="00486EE0" w:rsidRPr="005F2D46">
        <w:t xml:space="preserve">, illustrated in </w:t>
      </w:r>
      <w:r w:rsidR="00486EE0" w:rsidRPr="005F2D46">
        <w:rPr>
          <w:color w:val="0070C0"/>
          <w:u w:val="single"/>
        </w:rPr>
        <w:fldChar w:fldCharType="begin"/>
      </w:r>
      <w:r w:rsidR="00486EE0" w:rsidRPr="005F2D46">
        <w:rPr>
          <w:color w:val="0070C0"/>
          <w:u w:val="single"/>
        </w:rPr>
        <w:instrText xml:space="preserve"> REF _Ref118407423 \h  \* MERGEFORMAT </w:instrText>
      </w:r>
      <w:r w:rsidR="00486EE0" w:rsidRPr="005F2D46">
        <w:rPr>
          <w:color w:val="0070C0"/>
          <w:u w:val="single"/>
        </w:rPr>
      </w:r>
      <w:r w:rsidR="00486EE0"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15</w:t>
      </w:r>
      <w:r w:rsidR="00486EE0" w:rsidRPr="005F2D46">
        <w:rPr>
          <w:color w:val="0070C0"/>
          <w:u w:val="single"/>
        </w:rPr>
        <w:fldChar w:fldCharType="end"/>
      </w:r>
      <w:r w:rsidR="00486EE0" w:rsidRPr="005F2D46">
        <w:t>. For the project, a sensor that is more appropriate for body</w:t>
      </w:r>
      <w:r w:rsidR="00FB5C2E" w:rsidRPr="005F2D46">
        <w:t xml:space="preserve"> temperature is needed, therefore not much will be discussed about this </w:t>
      </w:r>
      <w:r w:rsidR="003C0099" w:rsidRPr="005F2D46">
        <w:t>Pmod,</w:t>
      </w:r>
      <w:r w:rsidR="00044214" w:rsidRPr="005F2D46">
        <w:t xml:space="preserve"> and communication protocol is same as Pmod AD2</w:t>
      </w:r>
      <w:r w:rsidR="00FB5C2E" w:rsidRPr="005F2D46">
        <w:t>.</w:t>
      </w:r>
    </w:p>
    <w:p w14:paraId="5DEEAB80" w14:textId="63594B9B" w:rsidR="000B0BB9" w:rsidRPr="005F2D46" w:rsidRDefault="000B0BB9" w:rsidP="00F50E45">
      <w:pPr>
        <w:pStyle w:val="BodyText"/>
        <w:spacing w:before="0" w:line="480" w:lineRule="auto"/>
        <w:ind w:left="782" w:right="845" w:firstLine="658"/>
      </w:pPr>
      <w:r w:rsidRPr="005F2D46">
        <w:rPr>
          <w:noProof/>
        </w:rPr>
        <w:lastRenderedPageBreak/>
        <w:drawing>
          <wp:inline distT="0" distB="0" distL="0" distR="0" wp14:anchorId="48655FB1" wp14:editId="0FA4EFA8">
            <wp:extent cx="4059936" cy="2456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0152" cy="2468410"/>
                    </a:xfrm>
                    <a:prstGeom prst="rect">
                      <a:avLst/>
                    </a:prstGeom>
                  </pic:spPr>
                </pic:pic>
              </a:graphicData>
            </a:graphic>
          </wp:inline>
        </w:drawing>
      </w:r>
    </w:p>
    <w:p w14:paraId="3B5DFF58" w14:textId="0880C1E8" w:rsidR="000B0BB9" w:rsidRPr="005F2D46" w:rsidRDefault="000B0BB9" w:rsidP="004F4622">
      <w:pPr>
        <w:pStyle w:val="Caption"/>
        <w:jc w:val="center"/>
        <w:rPr>
          <w:sz w:val="24"/>
          <w:szCs w:val="24"/>
        </w:rPr>
      </w:pPr>
      <w:bookmarkStart w:id="652" w:name="_Ref118407423"/>
      <w:bookmarkStart w:id="653" w:name="_Toc118460313"/>
      <w:bookmarkStart w:id="654" w:name="_Toc119577593"/>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15</w:t>
      </w:r>
      <w:r w:rsidRPr="005F2D46">
        <w:rPr>
          <w:sz w:val="24"/>
          <w:szCs w:val="24"/>
        </w:rPr>
        <w:fldChar w:fldCharType="end"/>
      </w:r>
      <w:bookmarkEnd w:id="652"/>
      <w:r w:rsidRPr="005F2D46">
        <w:rPr>
          <w:sz w:val="24"/>
          <w:szCs w:val="24"/>
        </w:rPr>
        <w:t xml:space="preserve">. </w:t>
      </w:r>
      <w:r w:rsidR="00486EE0" w:rsidRPr="005F2D46">
        <w:rPr>
          <w:sz w:val="24"/>
          <w:szCs w:val="24"/>
        </w:rPr>
        <w:t>TCN75A Typical Application Circuit</w:t>
      </w:r>
      <w:bookmarkEnd w:id="653"/>
      <w:bookmarkEnd w:id="654"/>
    </w:p>
    <w:p w14:paraId="643C4266" w14:textId="3A832608" w:rsidR="00922840" w:rsidRPr="005F2D46" w:rsidRDefault="00BF663E" w:rsidP="00112EE0">
      <w:pPr>
        <w:pStyle w:val="Heading1"/>
        <w:numPr>
          <w:ilvl w:val="2"/>
          <w:numId w:val="7"/>
        </w:numPr>
        <w:tabs>
          <w:tab w:val="left" w:pos="1323"/>
        </w:tabs>
        <w:spacing w:before="0"/>
      </w:pPr>
      <w:bookmarkStart w:id="655" w:name="_Toc119580995"/>
      <w:r w:rsidRPr="005F2D46">
        <w:t>Pmod TC1</w:t>
      </w:r>
      <w:bookmarkEnd w:id="655"/>
    </w:p>
    <w:p w14:paraId="5A04A078" w14:textId="77777777" w:rsidR="00112EE0" w:rsidRPr="005F2D46" w:rsidRDefault="00112EE0" w:rsidP="00112EE0">
      <w:pPr>
        <w:pStyle w:val="Heading1"/>
        <w:tabs>
          <w:tab w:val="left" w:pos="1323"/>
        </w:tabs>
        <w:spacing w:before="0"/>
        <w:ind w:left="1224" w:firstLine="0"/>
      </w:pPr>
    </w:p>
    <w:p w14:paraId="66085C3A" w14:textId="6851FDB0" w:rsidR="00FB5C2E" w:rsidRPr="005F2D46" w:rsidRDefault="00FB5C2E" w:rsidP="00DC3231">
      <w:pPr>
        <w:pStyle w:val="BodyText"/>
        <w:spacing w:before="0" w:line="480" w:lineRule="auto"/>
        <w:ind w:left="792" w:right="864" w:firstLine="658"/>
        <w:jc w:val="both"/>
      </w:pPr>
      <w:r w:rsidRPr="005F2D46">
        <w:t xml:space="preserve">The </w:t>
      </w:r>
      <w:hyperlink r:id="rId36" w:history="1">
        <w:r w:rsidRPr="005F2D46">
          <w:rPr>
            <w:rStyle w:val="Hyperlink"/>
            <w:spacing w:val="-2"/>
          </w:rPr>
          <w:t>Pmod TC1</w:t>
        </w:r>
      </w:hyperlink>
      <w:r w:rsidRPr="005F2D46">
        <w:t xml:space="preserve"> uses</w:t>
      </w:r>
      <w:r w:rsidR="00F75EAE" w:rsidRPr="005F2D46">
        <w:t xml:space="preserve"> the</w:t>
      </w:r>
      <w:r w:rsidRPr="005F2D46">
        <w:t xml:space="preserve"> </w:t>
      </w:r>
      <w:hyperlink r:id="rId37" w:history="1">
        <w:r w:rsidR="00D94136" w:rsidRPr="005F2D46">
          <w:rPr>
            <w:rStyle w:val="Hyperlink"/>
          </w:rPr>
          <w:t>MAX31855</w:t>
        </w:r>
      </w:hyperlink>
      <w:r w:rsidR="00F75EAE" w:rsidRPr="005F2D46">
        <w:t xml:space="preserve"> IC chip </w:t>
      </w:r>
      <w:r w:rsidR="00D94136" w:rsidRPr="005F2D46">
        <w:t>to perform cold junction compensation</w:t>
      </w:r>
      <w:r w:rsidR="00044214" w:rsidRPr="005F2D46">
        <w:t>, ADC,</w:t>
      </w:r>
      <w:r w:rsidR="00D94136" w:rsidRPr="005F2D46">
        <w:t xml:space="preserve"> and outputs a signed 14-bit digital signal via SPI, illustrated in </w:t>
      </w:r>
      <w:r w:rsidR="00D94136" w:rsidRPr="005F2D46">
        <w:rPr>
          <w:color w:val="0070C0"/>
          <w:u w:val="single"/>
        </w:rPr>
        <w:fldChar w:fldCharType="begin"/>
      </w:r>
      <w:r w:rsidR="00D94136" w:rsidRPr="005F2D46">
        <w:rPr>
          <w:color w:val="0070C0"/>
          <w:u w:val="single"/>
        </w:rPr>
        <w:instrText xml:space="preserve"> REF _Ref118408772 \h  \* MERGEFORMAT </w:instrText>
      </w:r>
      <w:r w:rsidR="00D94136" w:rsidRPr="005F2D46">
        <w:rPr>
          <w:color w:val="0070C0"/>
          <w:u w:val="single"/>
        </w:rPr>
      </w:r>
      <w:r w:rsidR="00D94136"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16</w:t>
      </w:r>
      <w:r w:rsidR="00D94136" w:rsidRPr="005F2D46">
        <w:rPr>
          <w:color w:val="0070C0"/>
          <w:u w:val="single"/>
        </w:rPr>
        <w:fldChar w:fldCharType="end"/>
      </w:r>
      <w:r w:rsidR="00D94136" w:rsidRPr="005F2D46">
        <w:t>.</w:t>
      </w:r>
      <w:r w:rsidR="00257781" w:rsidRPr="005F2D46">
        <w:t xml:space="preserve"> The data is transmitted from the ADC to a digital controller that is SPI compatible</w:t>
      </w:r>
      <w:r w:rsidR="00044214" w:rsidRPr="005F2D46">
        <w:t>.</w:t>
      </w:r>
    </w:p>
    <w:p w14:paraId="5F5B2E47" w14:textId="4DE04496" w:rsidR="00D94136" w:rsidRPr="005F2D46" w:rsidRDefault="00D94136" w:rsidP="00F50E45">
      <w:pPr>
        <w:pStyle w:val="BodyText"/>
        <w:spacing w:before="0" w:line="480" w:lineRule="auto"/>
        <w:ind w:left="782" w:right="845" w:firstLine="658"/>
      </w:pPr>
      <w:r w:rsidRPr="005F2D46">
        <w:rPr>
          <w:noProof/>
        </w:rPr>
        <w:drawing>
          <wp:inline distT="0" distB="0" distL="0" distR="0" wp14:anchorId="1167CD9C" wp14:editId="0F0A8E60">
            <wp:extent cx="4579097" cy="250850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6441" cy="2550874"/>
                    </a:xfrm>
                    <a:prstGeom prst="rect">
                      <a:avLst/>
                    </a:prstGeom>
                  </pic:spPr>
                </pic:pic>
              </a:graphicData>
            </a:graphic>
          </wp:inline>
        </w:drawing>
      </w:r>
    </w:p>
    <w:p w14:paraId="347E5ACD" w14:textId="5C948F7D" w:rsidR="00D94136" w:rsidRPr="005F2D46" w:rsidRDefault="00D94136" w:rsidP="00D94136">
      <w:pPr>
        <w:pStyle w:val="Caption"/>
        <w:jc w:val="center"/>
        <w:rPr>
          <w:sz w:val="24"/>
          <w:szCs w:val="24"/>
        </w:rPr>
      </w:pPr>
      <w:bookmarkStart w:id="656" w:name="_Ref118408772"/>
      <w:bookmarkStart w:id="657" w:name="_Toc118460314"/>
      <w:bookmarkStart w:id="658" w:name="_Toc119577594"/>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16</w:t>
      </w:r>
      <w:r w:rsidRPr="005F2D46">
        <w:rPr>
          <w:sz w:val="24"/>
          <w:szCs w:val="24"/>
        </w:rPr>
        <w:fldChar w:fldCharType="end"/>
      </w:r>
      <w:bookmarkEnd w:id="656"/>
      <w:r w:rsidRPr="005F2D46">
        <w:rPr>
          <w:sz w:val="24"/>
          <w:szCs w:val="24"/>
        </w:rPr>
        <w:t>. MAX31855 Block Diagram</w:t>
      </w:r>
      <w:bookmarkEnd w:id="657"/>
      <w:bookmarkEnd w:id="658"/>
    </w:p>
    <w:p w14:paraId="1E9B8931" w14:textId="2552FAC4" w:rsidR="00FB5C2E" w:rsidRPr="005F2D46" w:rsidRDefault="00922840" w:rsidP="00DC3231">
      <w:pPr>
        <w:pStyle w:val="BodyText"/>
        <w:spacing w:before="0" w:line="480" w:lineRule="auto"/>
        <w:ind w:left="792" w:right="864" w:firstLine="658"/>
        <w:jc w:val="both"/>
      </w:pPr>
      <w:r w:rsidRPr="005F2D46">
        <w:t xml:space="preserve">SPI can be connected to multiple slaves if they each have unique slave select signals and the devices tri-state their outputs when not selected; </w:t>
      </w:r>
      <w:r w:rsidRPr="005F2D46">
        <w:lastRenderedPageBreak/>
        <w:t>furthermore, operation is controlled by</w:t>
      </w:r>
      <w:r w:rsidR="00AA6F4A" w:rsidRPr="005F2D46">
        <w:t xml:space="preserve"> 3</w:t>
      </w:r>
      <w:r w:rsidRPr="005F2D46">
        <w:t xml:space="preserve"> inputs SCLK, MOSI, CS# and output MISO, illustrated in  </w:t>
      </w:r>
      <w:r w:rsidRPr="005F2D46">
        <w:rPr>
          <w:color w:val="0070C0"/>
          <w:u w:val="single"/>
        </w:rPr>
        <w:fldChar w:fldCharType="begin"/>
      </w:r>
      <w:r w:rsidRPr="005F2D46">
        <w:rPr>
          <w:color w:val="0070C0"/>
          <w:u w:val="single"/>
        </w:rPr>
        <w:instrText xml:space="preserve"> REF _Ref118402387 \h  \* MERGEFORMAT </w:instrText>
      </w:r>
      <w:r w:rsidRPr="005F2D46">
        <w:rPr>
          <w:color w:val="0070C0"/>
          <w:u w:val="single"/>
        </w:rPr>
      </w:r>
      <w:r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17</w:t>
      </w:r>
      <w:r w:rsidRPr="005F2D46">
        <w:rPr>
          <w:color w:val="0070C0"/>
          <w:u w:val="single"/>
        </w:rPr>
        <w:fldChar w:fldCharType="end"/>
      </w:r>
      <w:r w:rsidRPr="005F2D46">
        <w:t>. This protocol is synchronous</w:t>
      </w:r>
      <w:r w:rsidR="003E1E2C" w:rsidRPr="005F2D46">
        <w:t>,</w:t>
      </w:r>
      <w:r w:rsidRPr="005F2D46">
        <w:t xml:space="preserve"> therefore there is a clock signal (SCLK) and chip select (CS) is used to </w:t>
      </w:r>
      <w:r w:rsidR="00D65824" w:rsidRPr="005F2D46">
        <w:t xml:space="preserve">enable </w:t>
      </w:r>
      <w:r w:rsidRPr="005F2D46">
        <w:t>device for reading/writing. Transmission of data from master to slave is on the Master Output Slave Input (MOSI) bus while sending data from slave to master is on Master Input Slave Output (MISO). The master is denoted by the controller device that drives the SCLK, CS and MOSI pins.</w:t>
      </w:r>
      <w:r w:rsidR="00AD7582" w:rsidRPr="005F2D46">
        <w:t xml:space="preserve"> Note, SPI is the fastest communication protocol compared to UART and I2C.</w:t>
      </w:r>
    </w:p>
    <w:p w14:paraId="1B4EC09A" w14:textId="79841608" w:rsidR="00CA4CDD" w:rsidRPr="005F2D46" w:rsidRDefault="00BF663E" w:rsidP="00F50E45">
      <w:pPr>
        <w:pStyle w:val="BodyText"/>
        <w:keepNext/>
        <w:spacing w:before="0" w:line="480" w:lineRule="auto"/>
        <w:ind w:right="845"/>
      </w:pPr>
      <w:r w:rsidRPr="005F2D46">
        <w:rPr>
          <w:noProof/>
        </w:rPr>
        <w:drawing>
          <wp:inline distT="0" distB="0" distL="0" distR="0" wp14:anchorId="02F9A52E" wp14:editId="00FD0D28">
            <wp:extent cx="5420360" cy="2662733"/>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1472" cy="2697666"/>
                    </a:xfrm>
                    <a:prstGeom prst="rect">
                      <a:avLst/>
                    </a:prstGeom>
                  </pic:spPr>
                </pic:pic>
              </a:graphicData>
            </a:graphic>
          </wp:inline>
        </w:drawing>
      </w:r>
    </w:p>
    <w:p w14:paraId="0F641AB5" w14:textId="7B12ACDB" w:rsidR="00BF663E" w:rsidRPr="005F2D46" w:rsidRDefault="00CA4CDD" w:rsidP="00CA4CDD">
      <w:pPr>
        <w:pStyle w:val="Caption"/>
        <w:jc w:val="center"/>
        <w:rPr>
          <w:sz w:val="24"/>
          <w:szCs w:val="24"/>
        </w:rPr>
      </w:pPr>
      <w:bookmarkStart w:id="659" w:name="_Ref118402387"/>
      <w:bookmarkStart w:id="660" w:name="_Toc118460315"/>
      <w:bookmarkStart w:id="661" w:name="_Toc119577595"/>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17</w:t>
      </w:r>
      <w:r w:rsidRPr="005F2D46">
        <w:rPr>
          <w:noProof/>
          <w:sz w:val="24"/>
          <w:szCs w:val="24"/>
        </w:rPr>
        <w:fldChar w:fldCharType="end"/>
      </w:r>
      <w:bookmarkEnd w:id="659"/>
      <w:r w:rsidRPr="005F2D46">
        <w:rPr>
          <w:sz w:val="24"/>
          <w:szCs w:val="24"/>
        </w:rPr>
        <w:t>. SPI Connections Diagram</w:t>
      </w:r>
      <w:bookmarkEnd w:id="660"/>
      <w:bookmarkEnd w:id="661"/>
    </w:p>
    <w:p w14:paraId="47758845" w14:textId="540AA272" w:rsidR="00BF663E" w:rsidRPr="005F2D46" w:rsidRDefault="00BF663E" w:rsidP="00DC3231">
      <w:pPr>
        <w:pStyle w:val="BodyText"/>
        <w:spacing w:before="0" w:line="480" w:lineRule="auto"/>
        <w:ind w:left="792" w:right="864" w:firstLine="360"/>
        <w:jc w:val="both"/>
      </w:pPr>
      <w:r w:rsidRPr="005F2D46">
        <w:t>SPI Timing Diagram and Explanation</w:t>
      </w:r>
      <w:r w:rsidR="007F0545" w:rsidRPr="005F2D46">
        <w:t>.</w:t>
      </w:r>
    </w:p>
    <w:p w14:paraId="6E20CBE0" w14:textId="129243A6" w:rsidR="00BF663E" w:rsidRPr="005F2D46" w:rsidRDefault="00BF663E" w:rsidP="00D65824">
      <w:pPr>
        <w:pStyle w:val="Heading1"/>
        <w:numPr>
          <w:ilvl w:val="2"/>
          <w:numId w:val="7"/>
        </w:numPr>
        <w:tabs>
          <w:tab w:val="left" w:pos="1323"/>
        </w:tabs>
        <w:spacing w:before="0"/>
      </w:pPr>
      <w:bookmarkStart w:id="662" w:name="_Toc119580996"/>
      <w:r w:rsidRPr="005F2D46">
        <w:t>Pmod OLED</w:t>
      </w:r>
      <w:bookmarkEnd w:id="662"/>
    </w:p>
    <w:p w14:paraId="49799415" w14:textId="77777777" w:rsidR="00153F2F" w:rsidRPr="005F2D46" w:rsidRDefault="00153F2F" w:rsidP="00153F2F">
      <w:pPr>
        <w:pStyle w:val="Heading1"/>
        <w:tabs>
          <w:tab w:val="left" w:pos="1323"/>
        </w:tabs>
        <w:spacing w:before="0"/>
        <w:ind w:left="1224" w:firstLine="0"/>
      </w:pPr>
    </w:p>
    <w:p w14:paraId="5C7FAD8F" w14:textId="488D0703" w:rsidR="007F1BF7" w:rsidRPr="005F2D46" w:rsidRDefault="0085682E" w:rsidP="00BD0FE0">
      <w:pPr>
        <w:pStyle w:val="BodyText"/>
        <w:spacing w:before="0" w:line="480" w:lineRule="auto"/>
        <w:ind w:left="792" w:right="864" w:firstLine="658"/>
        <w:jc w:val="both"/>
      </w:pPr>
      <w:r w:rsidRPr="005F2D46">
        <w:t xml:space="preserve">A wearable device is to be prototyped and since Bluetooth or WIFI were not used, an OLED display is used </w:t>
      </w:r>
      <w:r w:rsidR="004D14C2">
        <w:t xml:space="preserve">to </w:t>
      </w:r>
      <w:r w:rsidR="002A70A9" w:rsidRPr="005F2D46">
        <w:t xml:space="preserve">print the sensor measurements. </w:t>
      </w:r>
      <w:r w:rsidR="00F75EAE" w:rsidRPr="005F2D46">
        <w:t xml:space="preserve">The </w:t>
      </w:r>
      <w:hyperlink r:id="rId40" w:history="1">
        <w:r w:rsidR="00F75EAE" w:rsidRPr="005F2D46">
          <w:rPr>
            <w:rStyle w:val="Hyperlink"/>
            <w:color w:val="0070C0"/>
          </w:rPr>
          <w:t>Pmod OLED</w:t>
        </w:r>
      </w:hyperlink>
      <w:r w:rsidR="00F75EAE" w:rsidRPr="005F2D46">
        <w:t xml:space="preserve"> uses an IC </w:t>
      </w:r>
      <w:hyperlink r:id="rId41" w:history="1">
        <w:r w:rsidR="00F75EAE" w:rsidRPr="005F2D46">
          <w:rPr>
            <w:rStyle w:val="Hyperlink"/>
          </w:rPr>
          <w:t>SSD1306</w:t>
        </w:r>
      </w:hyperlink>
      <w:r w:rsidR="00F75EAE" w:rsidRPr="005F2D46">
        <w:t xml:space="preserve"> display controller</w:t>
      </w:r>
      <w:r w:rsidR="00BD0FE0" w:rsidRPr="005F2D46">
        <w:t xml:space="preserve">. </w:t>
      </w:r>
      <w:r w:rsidR="002A70A9" w:rsidRPr="005F2D46">
        <w:t xml:space="preserve">The OLED display </w:t>
      </w:r>
      <w:r w:rsidR="00906D5E" w:rsidRPr="005F2D46">
        <w:t>is an SPI peripheral that uses a display controller chip. The</w:t>
      </w:r>
      <w:r w:rsidR="008765CB" w:rsidRPr="005F2D46">
        <w:t xml:space="preserve"> embedded</w:t>
      </w:r>
      <w:r w:rsidR="00906D5E" w:rsidRPr="005F2D46">
        <w:t xml:space="preserve"> display </w:t>
      </w:r>
      <w:r w:rsidR="008765CB" w:rsidRPr="005F2D46">
        <w:t xml:space="preserve">only supports SPI write and has a variety of features such as turn on individual pixels, </w:t>
      </w:r>
      <w:r w:rsidR="008765CB" w:rsidRPr="005F2D46">
        <w:lastRenderedPageBreak/>
        <w:t>print predefined characters or load bitmaps onto the screen.</w:t>
      </w:r>
    </w:p>
    <w:p w14:paraId="44451AA9" w14:textId="2639B698" w:rsidR="00F75EAE" w:rsidRPr="005F2D46" w:rsidRDefault="00F75EAE" w:rsidP="00F50E45">
      <w:pPr>
        <w:pStyle w:val="BodyText"/>
        <w:spacing w:before="0" w:line="480" w:lineRule="auto"/>
        <w:ind w:right="864"/>
        <w:jc w:val="both"/>
      </w:pPr>
      <w:r w:rsidRPr="005F2D46">
        <w:rPr>
          <w:noProof/>
        </w:rPr>
        <w:drawing>
          <wp:inline distT="0" distB="0" distL="0" distR="0" wp14:anchorId="3A36D0FD" wp14:editId="54A40E4C">
            <wp:extent cx="5580082" cy="38252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7286" cy="3843889"/>
                    </a:xfrm>
                    <a:prstGeom prst="rect">
                      <a:avLst/>
                    </a:prstGeom>
                  </pic:spPr>
                </pic:pic>
              </a:graphicData>
            </a:graphic>
          </wp:inline>
        </w:drawing>
      </w:r>
    </w:p>
    <w:p w14:paraId="2E82B137" w14:textId="27EEFED6" w:rsidR="00F75EAE" w:rsidRPr="005F2D46" w:rsidRDefault="00F75EAE" w:rsidP="000154E9">
      <w:pPr>
        <w:pStyle w:val="Caption"/>
        <w:jc w:val="center"/>
        <w:rPr>
          <w:sz w:val="24"/>
          <w:szCs w:val="24"/>
        </w:rPr>
      </w:pPr>
      <w:bookmarkStart w:id="663" w:name="_Toc119577596"/>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18</w:t>
      </w:r>
      <w:r w:rsidRPr="005F2D46">
        <w:rPr>
          <w:noProof/>
          <w:sz w:val="24"/>
          <w:szCs w:val="24"/>
        </w:rPr>
        <w:fldChar w:fldCharType="end"/>
      </w:r>
      <w:r w:rsidRPr="005F2D46">
        <w:rPr>
          <w:sz w:val="24"/>
          <w:szCs w:val="24"/>
        </w:rPr>
        <w:t>. SSD1306 Block Diagram</w:t>
      </w:r>
      <w:bookmarkEnd w:id="663"/>
    </w:p>
    <w:p w14:paraId="321D5823" w14:textId="4B0A3472" w:rsidR="00991F8C" w:rsidRPr="005F2D46" w:rsidRDefault="00D1579F" w:rsidP="00B72CA4">
      <w:pPr>
        <w:pStyle w:val="Heading1"/>
        <w:numPr>
          <w:ilvl w:val="1"/>
          <w:numId w:val="2"/>
        </w:numPr>
        <w:tabs>
          <w:tab w:val="left" w:pos="1323"/>
        </w:tabs>
        <w:spacing w:before="0"/>
        <w:ind w:left="1080"/>
      </w:pPr>
      <w:bookmarkStart w:id="664" w:name="_Toc119580997"/>
      <w:r w:rsidRPr="005F2D46">
        <w:t>Hardware Setup</w:t>
      </w:r>
      <w:bookmarkEnd w:id="664"/>
    </w:p>
    <w:p w14:paraId="4652AE6D" w14:textId="060A45DA" w:rsidR="0029072B" w:rsidRPr="005F2D46" w:rsidRDefault="0029072B" w:rsidP="0029072B">
      <w:pPr>
        <w:pStyle w:val="Heading1"/>
        <w:tabs>
          <w:tab w:val="left" w:pos="1323"/>
        </w:tabs>
        <w:spacing w:before="0"/>
        <w:ind w:firstLine="0"/>
      </w:pPr>
    </w:p>
    <w:p w14:paraId="7C74FC10" w14:textId="44CE12D5" w:rsidR="0074334B" w:rsidRPr="005F2D46" w:rsidRDefault="00FA7C5B" w:rsidP="00DC3231">
      <w:pPr>
        <w:pStyle w:val="BodyText"/>
        <w:spacing w:before="0" w:line="480" w:lineRule="auto"/>
        <w:ind w:left="792" w:right="864" w:firstLine="360"/>
        <w:jc w:val="both"/>
      </w:pPr>
      <w:bookmarkStart w:id="665" w:name="_Hlk116397341"/>
      <w:r w:rsidRPr="005F2D46">
        <w:t xml:space="preserve">After having a general idea of how the sensors work and what communication protocols are needed, the FPGA can be configured. Like mentioned before, the heart rate and GSR </w:t>
      </w:r>
      <w:r w:rsidR="009F635E" w:rsidRPr="005F2D46">
        <w:t xml:space="preserve">sensor </w:t>
      </w:r>
      <w:r w:rsidRPr="005F2D46">
        <w:t xml:space="preserve">will be connected </w:t>
      </w:r>
      <w:bookmarkEnd w:id="665"/>
      <w:r w:rsidR="009F635E" w:rsidRPr="005F2D46">
        <w:t xml:space="preserve">to </w:t>
      </w:r>
      <w:r w:rsidRPr="005F2D46">
        <w:t xml:space="preserve">a Pmod AD2 that uses </w:t>
      </w:r>
      <w:r w:rsidR="009F635E" w:rsidRPr="005F2D46">
        <w:t xml:space="preserve">I2C </w:t>
      </w:r>
      <w:r w:rsidRPr="005F2D46">
        <w:t xml:space="preserve">while the temperature </w:t>
      </w:r>
      <w:r w:rsidR="009F635E" w:rsidRPr="005F2D46">
        <w:t>uses SPI and connects directly to the FPGA Pmod connectors. For the FPGA to interface with the sensors, I2C and SPI must be enabled. Various approaches can be implemented as each peripheral can be enabled on the processing system (PS) or programmable logic (PL)</w:t>
      </w:r>
      <w:r w:rsidR="0074334B" w:rsidRPr="005F2D46">
        <w:t xml:space="preserve"> of the FPGA.</w:t>
      </w:r>
      <w:r w:rsidR="005E1874" w:rsidRPr="005F2D46">
        <w:t xml:space="preserve"> </w:t>
      </w:r>
      <w:r w:rsidR="00585F7B" w:rsidRPr="005F2D46">
        <w:t>Enabling the communication peripherals will allow the FPGA to read data from the sensors and once the data is retrieved, the process</w:t>
      </w:r>
      <w:r w:rsidR="005E1874" w:rsidRPr="005F2D46">
        <w:t>ing can start.</w:t>
      </w:r>
      <w:r w:rsidR="00585F7B" w:rsidRPr="005F2D46">
        <w:t xml:space="preserve"> </w:t>
      </w:r>
    </w:p>
    <w:p w14:paraId="0002CB2B" w14:textId="5D78BDCA" w:rsidR="00F17AA8" w:rsidRPr="005F2D46" w:rsidRDefault="00A259E3" w:rsidP="00F17AA8">
      <w:pPr>
        <w:pStyle w:val="Heading1"/>
        <w:numPr>
          <w:ilvl w:val="1"/>
          <w:numId w:val="2"/>
        </w:numPr>
        <w:tabs>
          <w:tab w:val="left" w:pos="1383"/>
        </w:tabs>
        <w:spacing w:before="0"/>
        <w:ind w:left="1081" w:hanging="361"/>
      </w:pPr>
      <w:bookmarkStart w:id="666" w:name="_Toc119580998"/>
      <w:r w:rsidRPr="005F2D46">
        <w:lastRenderedPageBreak/>
        <w:t xml:space="preserve">Software </w:t>
      </w:r>
      <w:r w:rsidR="00BF5A50" w:rsidRPr="005F2D46">
        <w:t>Flow</w:t>
      </w:r>
      <w:bookmarkEnd w:id="666"/>
    </w:p>
    <w:p w14:paraId="478E84E9" w14:textId="051366E5" w:rsidR="00F94AF7" w:rsidRPr="005F2D46" w:rsidRDefault="00F94AF7" w:rsidP="00F94AF7">
      <w:pPr>
        <w:pStyle w:val="BodyText"/>
        <w:spacing w:before="0"/>
        <w:rPr>
          <w:b/>
        </w:rPr>
      </w:pPr>
    </w:p>
    <w:p w14:paraId="61D322C6" w14:textId="79F5A7A1" w:rsidR="00CF3926" w:rsidRDefault="00CF3926" w:rsidP="008E6EF1">
      <w:pPr>
        <w:pStyle w:val="BodyText"/>
        <w:spacing w:before="0" w:line="480" w:lineRule="auto"/>
        <w:ind w:left="792" w:right="864" w:firstLine="425"/>
        <w:jc w:val="both"/>
      </w:pPr>
      <w:r>
        <w:t>For the “fit bit product”, the algorithm implemented different configurations for each sensor, read the data and used signal processing to clean up the signal.</w:t>
      </w:r>
    </w:p>
    <w:p w14:paraId="602CB463" w14:textId="77777777" w:rsidR="00CF3926" w:rsidRDefault="00CF3926" w:rsidP="008E6EF1">
      <w:pPr>
        <w:pStyle w:val="BodyText"/>
        <w:spacing w:before="0" w:line="480" w:lineRule="auto"/>
        <w:ind w:left="792" w:right="864" w:firstLine="425"/>
        <w:jc w:val="both"/>
      </w:pPr>
    </w:p>
    <w:p w14:paraId="54E35FC1" w14:textId="2407FF20" w:rsidR="008E6EF1" w:rsidRPr="005F2D46" w:rsidRDefault="009951F8" w:rsidP="008E6EF1">
      <w:pPr>
        <w:pStyle w:val="BodyText"/>
        <w:spacing w:before="0" w:line="480" w:lineRule="auto"/>
        <w:ind w:left="792" w:right="864" w:firstLine="425"/>
        <w:jc w:val="both"/>
      </w:pPr>
      <w:commentRangeStart w:id="667"/>
      <w:r w:rsidRPr="005F2D46">
        <w:t xml:space="preserve">Each Pmod requires different </w:t>
      </w:r>
      <w:r w:rsidR="00897DAE" w:rsidRPr="005F2D46">
        <w:t>initializations, configurations</w:t>
      </w:r>
      <w:r w:rsidR="00FD0F53" w:rsidRPr="005F2D46">
        <w:t>,</w:t>
      </w:r>
      <w:r w:rsidRPr="005F2D46">
        <w:t xml:space="preserve"> registers</w:t>
      </w:r>
      <w:r w:rsidR="00FD0F53" w:rsidRPr="005F2D46">
        <w:t xml:space="preserve">, </w:t>
      </w:r>
      <w:r w:rsidR="00897DAE" w:rsidRPr="005F2D46">
        <w:t xml:space="preserve">and </w:t>
      </w:r>
      <w:r w:rsidR="00FD0F53" w:rsidRPr="005F2D46">
        <w:t>signal processing</w:t>
      </w:r>
      <w:r w:rsidR="00897DAE" w:rsidRPr="005F2D46">
        <w:t>. Flow charts will be used to explain the software implementation and details.</w:t>
      </w:r>
      <w:commentRangeEnd w:id="667"/>
      <w:r w:rsidR="00CF3926">
        <w:rPr>
          <w:rStyle w:val="CommentReference"/>
        </w:rPr>
        <w:commentReference w:id="667"/>
      </w:r>
    </w:p>
    <w:p w14:paraId="04461F84" w14:textId="49EF6C3E" w:rsidR="00F17AA8" w:rsidRPr="005F2D46" w:rsidRDefault="00F17AA8" w:rsidP="008E6EF1">
      <w:pPr>
        <w:pStyle w:val="ListParagraph"/>
        <w:numPr>
          <w:ilvl w:val="0"/>
          <w:numId w:val="17"/>
        </w:numPr>
        <w:tabs>
          <w:tab w:val="left" w:pos="1323"/>
        </w:tabs>
        <w:spacing w:line="480" w:lineRule="auto"/>
        <w:outlineLvl w:val="0"/>
        <w:rPr>
          <w:b/>
          <w:bCs/>
          <w:vanish/>
          <w:sz w:val="24"/>
          <w:szCs w:val="24"/>
        </w:rPr>
      </w:pPr>
      <w:bookmarkStart w:id="668" w:name="_Toc118481227"/>
      <w:bookmarkStart w:id="669" w:name="_Toc118483524"/>
      <w:bookmarkStart w:id="670" w:name="_Toc118483727"/>
      <w:bookmarkStart w:id="671" w:name="_Toc118483804"/>
      <w:bookmarkStart w:id="672" w:name="_Toc118484165"/>
      <w:bookmarkStart w:id="673" w:name="_Toc118816862"/>
      <w:bookmarkStart w:id="674" w:name="_Toc118816942"/>
      <w:bookmarkStart w:id="675" w:name="_Toc118817408"/>
      <w:bookmarkStart w:id="676" w:name="_Toc118817488"/>
      <w:bookmarkStart w:id="677" w:name="_Toc118817578"/>
      <w:bookmarkStart w:id="678" w:name="_Toc118818919"/>
      <w:bookmarkStart w:id="679" w:name="_Toc118900862"/>
      <w:bookmarkStart w:id="680" w:name="_Toc118900941"/>
      <w:bookmarkStart w:id="681" w:name="_Toc119513894"/>
      <w:bookmarkStart w:id="682" w:name="_Toc119514994"/>
      <w:bookmarkStart w:id="683" w:name="_Toc119515079"/>
      <w:bookmarkStart w:id="684" w:name="_Toc119515164"/>
      <w:bookmarkStart w:id="685" w:name="_Toc119515287"/>
      <w:bookmarkStart w:id="686" w:name="_Toc119577488"/>
      <w:bookmarkStart w:id="687" w:name="_Toc119579052"/>
      <w:bookmarkStart w:id="688" w:name="_Toc119580999"/>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09960E34" w14:textId="77777777" w:rsidR="00F17AA8" w:rsidRPr="005F2D46" w:rsidRDefault="00F17AA8" w:rsidP="008E6EF1">
      <w:pPr>
        <w:pStyle w:val="ListParagraph"/>
        <w:numPr>
          <w:ilvl w:val="0"/>
          <w:numId w:val="17"/>
        </w:numPr>
        <w:tabs>
          <w:tab w:val="left" w:pos="1323"/>
        </w:tabs>
        <w:spacing w:line="480" w:lineRule="auto"/>
        <w:outlineLvl w:val="0"/>
        <w:rPr>
          <w:b/>
          <w:bCs/>
          <w:vanish/>
          <w:sz w:val="24"/>
          <w:szCs w:val="24"/>
        </w:rPr>
      </w:pPr>
      <w:bookmarkStart w:id="689" w:name="_Toc118481228"/>
      <w:bookmarkStart w:id="690" w:name="_Toc118483525"/>
      <w:bookmarkStart w:id="691" w:name="_Toc118483728"/>
      <w:bookmarkStart w:id="692" w:name="_Toc118483805"/>
      <w:bookmarkStart w:id="693" w:name="_Toc118484166"/>
      <w:bookmarkStart w:id="694" w:name="_Toc118816863"/>
      <w:bookmarkStart w:id="695" w:name="_Toc118816943"/>
      <w:bookmarkStart w:id="696" w:name="_Toc118817409"/>
      <w:bookmarkStart w:id="697" w:name="_Toc118817489"/>
      <w:bookmarkStart w:id="698" w:name="_Toc118817579"/>
      <w:bookmarkStart w:id="699" w:name="_Toc118818920"/>
      <w:bookmarkStart w:id="700" w:name="_Toc118900863"/>
      <w:bookmarkStart w:id="701" w:name="_Toc118900942"/>
      <w:bookmarkStart w:id="702" w:name="_Toc119513895"/>
      <w:bookmarkStart w:id="703" w:name="_Toc119514995"/>
      <w:bookmarkStart w:id="704" w:name="_Toc119515080"/>
      <w:bookmarkStart w:id="705" w:name="_Toc119515165"/>
      <w:bookmarkStart w:id="706" w:name="_Toc119515288"/>
      <w:bookmarkStart w:id="707" w:name="_Toc119577489"/>
      <w:bookmarkStart w:id="708" w:name="_Toc119579053"/>
      <w:bookmarkStart w:id="709" w:name="_Toc119581000"/>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14:paraId="40250C44" w14:textId="77777777" w:rsidR="00F17AA8" w:rsidRPr="005F2D46" w:rsidRDefault="00F17AA8" w:rsidP="008E6EF1">
      <w:pPr>
        <w:pStyle w:val="ListParagraph"/>
        <w:numPr>
          <w:ilvl w:val="1"/>
          <w:numId w:val="17"/>
        </w:numPr>
        <w:tabs>
          <w:tab w:val="left" w:pos="1323"/>
        </w:tabs>
        <w:spacing w:line="480" w:lineRule="auto"/>
        <w:outlineLvl w:val="0"/>
        <w:rPr>
          <w:b/>
          <w:bCs/>
          <w:vanish/>
          <w:sz w:val="24"/>
          <w:szCs w:val="24"/>
        </w:rPr>
      </w:pPr>
      <w:bookmarkStart w:id="710" w:name="_Toc118481229"/>
      <w:bookmarkStart w:id="711" w:name="_Toc118483526"/>
      <w:bookmarkStart w:id="712" w:name="_Toc118483729"/>
      <w:bookmarkStart w:id="713" w:name="_Toc118483806"/>
      <w:bookmarkStart w:id="714" w:name="_Toc118484167"/>
      <w:bookmarkStart w:id="715" w:name="_Toc118816864"/>
      <w:bookmarkStart w:id="716" w:name="_Toc118816944"/>
      <w:bookmarkStart w:id="717" w:name="_Toc118817410"/>
      <w:bookmarkStart w:id="718" w:name="_Toc118817490"/>
      <w:bookmarkStart w:id="719" w:name="_Toc118817580"/>
      <w:bookmarkStart w:id="720" w:name="_Toc118818921"/>
      <w:bookmarkStart w:id="721" w:name="_Toc118900864"/>
      <w:bookmarkStart w:id="722" w:name="_Toc118900943"/>
      <w:bookmarkStart w:id="723" w:name="_Toc119513896"/>
      <w:bookmarkStart w:id="724" w:name="_Toc119514996"/>
      <w:bookmarkStart w:id="725" w:name="_Toc119515081"/>
      <w:bookmarkStart w:id="726" w:name="_Toc119515166"/>
      <w:bookmarkStart w:id="727" w:name="_Toc119515289"/>
      <w:bookmarkStart w:id="728" w:name="_Toc119577490"/>
      <w:bookmarkStart w:id="729" w:name="_Toc119579054"/>
      <w:bookmarkStart w:id="730" w:name="_Toc119581001"/>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07A702EA" w14:textId="77777777" w:rsidR="00F17AA8" w:rsidRPr="005F2D46" w:rsidRDefault="00F17AA8" w:rsidP="008E6EF1">
      <w:pPr>
        <w:pStyle w:val="ListParagraph"/>
        <w:numPr>
          <w:ilvl w:val="1"/>
          <w:numId w:val="17"/>
        </w:numPr>
        <w:tabs>
          <w:tab w:val="left" w:pos="1323"/>
        </w:tabs>
        <w:spacing w:line="480" w:lineRule="auto"/>
        <w:outlineLvl w:val="0"/>
        <w:rPr>
          <w:b/>
          <w:bCs/>
          <w:vanish/>
          <w:sz w:val="24"/>
          <w:szCs w:val="24"/>
        </w:rPr>
      </w:pPr>
      <w:bookmarkStart w:id="731" w:name="_Toc118481230"/>
      <w:bookmarkStart w:id="732" w:name="_Toc118483527"/>
      <w:bookmarkStart w:id="733" w:name="_Toc118483730"/>
      <w:bookmarkStart w:id="734" w:name="_Toc118483807"/>
      <w:bookmarkStart w:id="735" w:name="_Toc118484168"/>
      <w:bookmarkStart w:id="736" w:name="_Toc118816865"/>
      <w:bookmarkStart w:id="737" w:name="_Toc118816945"/>
      <w:bookmarkStart w:id="738" w:name="_Toc118817411"/>
      <w:bookmarkStart w:id="739" w:name="_Toc118817491"/>
      <w:bookmarkStart w:id="740" w:name="_Toc118817581"/>
      <w:bookmarkStart w:id="741" w:name="_Toc118818922"/>
      <w:bookmarkStart w:id="742" w:name="_Toc118900865"/>
      <w:bookmarkStart w:id="743" w:name="_Toc118900944"/>
      <w:bookmarkStart w:id="744" w:name="_Toc119513897"/>
      <w:bookmarkStart w:id="745" w:name="_Toc119514997"/>
      <w:bookmarkStart w:id="746" w:name="_Toc119515082"/>
      <w:bookmarkStart w:id="747" w:name="_Toc119515167"/>
      <w:bookmarkStart w:id="748" w:name="_Toc119515290"/>
      <w:bookmarkStart w:id="749" w:name="_Toc119577491"/>
      <w:bookmarkStart w:id="750" w:name="_Toc119579055"/>
      <w:bookmarkStart w:id="751" w:name="_Toc119581002"/>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60851D33" w14:textId="77777777" w:rsidR="00F17AA8" w:rsidRPr="005F2D46" w:rsidRDefault="00F17AA8" w:rsidP="008E6EF1">
      <w:pPr>
        <w:pStyle w:val="ListParagraph"/>
        <w:numPr>
          <w:ilvl w:val="1"/>
          <w:numId w:val="17"/>
        </w:numPr>
        <w:tabs>
          <w:tab w:val="left" w:pos="1323"/>
        </w:tabs>
        <w:spacing w:line="480" w:lineRule="auto"/>
        <w:outlineLvl w:val="0"/>
        <w:rPr>
          <w:b/>
          <w:bCs/>
          <w:vanish/>
          <w:sz w:val="24"/>
          <w:szCs w:val="24"/>
        </w:rPr>
      </w:pPr>
      <w:bookmarkStart w:id="752" w:name="_Toc118481231"/>
      <w:bookmarkStart w:id="753" w:name="_Toc118483528"/>
      <w:bookmarkStart w:id="754" w:name="_Toc118483731"/>
      <w:bookmarkStart w:id="755" w:name="_Toc118483808"/>
      <w:bookmarkStart w:id="756" w:name="_Toc118484169"/>
      <w:bookmarkStart w:id="757" w:name="_Toc118816866"/>
      <w:bookmarkStart w:id="758" w:name="_Toc118816946"/>
      <w:bookmarkStart w:id="759" w:name="_Toc118817412"/>
      <w:bookmarkStart w:id="760" w:name="_Toc118817492"/>
      <w:bookmarkStart w:id="761" w:name="_Toc118817582"/>
      <w:bookmarkStart w:id="762" w:name="_Toc118818923"/>
      <w:bookmarkStart w:id="763" w:name="_Toc118900866"/>
      <w:bookmarkStart w:id="764" w:name="_Toc118900945"/>
      <w:bookmarkStart w:id="765" w:name="_Toc119513898"/>
      <w:bookmarkStart w:id="766" w:name="_Toc119514998"/>
      <w:bookmarkStart w:id="767" w:name="_Toc119515083"/>
      <w:bookmarkStart w:id="768" w:name="_Toc119515168"/>
      <w:bookmarkStart w:id="769" w:name="_Toc119515291"/>
      <w:bookmarkStart w:id="770" w:name="_Toc119577492"/>
      <w:bookmarkStart w:id="771" w:name="_Toc119579056"/>
      <w:bookmarkStart w:id="772" w:name="_Toc119581003"/>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18C751C7" w14:textId="1D3B7BEA" w:rsidR="00F17AA8" w:rsidRPr="005F2D46" w:rsidRDefault="00F17AA8" w:rsidP="00F02F90">
      <w:pPr>
        <w:pStyle w:val="Heading1"/>
        <w:numPr>
          <w:ilvl w:val="2"/>
          <w:numId w:val="17"/>
        </w:numPr>
        <w:tabs>
          <w:tab w:val="left" w:pos="1323"/>
        </w:tabs>
        <w:spacing w:line="480" w:lineRule="auto"/>
      </w:pPr>
      <w:bookmarkStart w:id="773" w:name="_Toc119581004"/>
      <w:r w:rsidRPr="005F2D46">
        <w:t>Heart Rate</w:t>
      </w:r>
      <w:bookmarkEnd w:id="773"/>
    </w:p>
    <w:p w14:paraId="7D3C3DA6" w14:textId="3A90FA7F" w:rsidR="003D18FF" w:rsidRDefault="003D18FF" w:rsidP="00255A6A">
      <w:pPr>
        <w:pStyle w:val="BodyText"/>
        <w:spacing w:before="0" w:line="480" w:lineRule="auto"/>
        <w:ind w:left="720" w:right="864" w:firstLine="658"/>
        <w:jc w:val="both"/>
      </w:pPr>
      <w:r>
        <w:t xml:space="preserve">For the BPM algorithm, </w:t>
      </w:r>
      <w:r w:rsidR="00CF3926">
        <w:t xml:space="preserve">the Pmod ADC samples used </w:t>
      </w:r>
      <w:r w:rsidR="000B7958">
        <w:t xml:space="preserve">signal processing </w:t>
      </w:r>
      <w:r w:rsidR="00CF3926">
        <w:t xml:space="preserve">to </w:t>
      </w:r>
      <w:r w:rsidR="000B7958">
        <w:t xml:space="preserve">isolate the pulses and detect peaks or rising edges more effectively, the flowchart can be found here </w:t>
      </w:r>
      <w:r w:rsidR="000B7958" w:rsidRPr="00976B52">
        <w:rPr>
          <w:color w:val="0070C0"/>
          <w:u w:val="single"/>
        </w:rPr>
        <w:fldChar w:fldCharType="begin"/>
      </w:r>
      <w:r w:rsidR="000B7958" w:rsidRPr="00976B52">
        <w:rPr>
          <w:color w:val="0070C0"/>
          <w:u w:val="single"/>
        </w:rPr>
        <w:instrText xml:space="preserve"> REF _Ref118917698 \h </w:instrText>
      </w:r>
      <w:r w:rsidR="00976B52" w:rsidRPr="00976B52">
        <w:rPr>
          <w:color w:val="0070C0"/>
          <w:u w:val="single"/>
        </w:rPr>
        <w:instrText xml:space="preserve"> \* MERGEFORMAT </w:instrText>
      </w:r>
      <w:r w:rsidR="000B7958" w:rsidRPr="00976B52">
        <w:rPr>
          <w:color w:val="0070C0"/>
          <w:u w:val="single"/>
        </w:rPr>
      </w:r>
      <w:r w:rsidR="000B7958" w:rsidRPr="00976B52">
        <w:rPr>
          <w:color w:val="0070C0"/>
          <w:u w:val="single"/>
        </w:rPr>
        <w:fldChar w:fldCharType="separate"/>
      </w:r>
      <w:r w:rsidR="00D725D8" w:rsidRPr="00D725D8">
        <w:rPr>
          <w:color w:val="0070C0"/>
          <w:u w:val="single"/>
        </w:rPr>
        <w:t>Figur</w:t>
      </w:r>
      <w:r w:rsidR="00D725D8" w:rsidRPr="00D725D8">
        <w:rPr>
          <w:color w:val="0070C0"/>
          <w:u w:val="single"/>
        </w:rPr>
        <w:t>e</w:t>
      </w:r>
      <w:r w:rsidR="00D725D8" w:rsidRPr="00D725D8">
        <w:rPr>
          <w:color w:val="0070C0"/>
          <w:u w:val="single"/>
        </w:rPr>
        <w:t xml:space="preserve"> </w:t>
      </w:r>
      <w:r w:rsidR="00D725D8" w:rsidRPr="00D725D8">
        <w:rPr>
          <w:noProof/>
          <w:color w:val="0070C0"/>
          <w:u w:val="single"/>
        </w:rPr>
        <w:t>19</w:t>
      </w:r>
      <w:r w:rsidR="000B7958" w:rsidRPr="00976B52">
        <w:rPr>
          <w:color w:val="0070C0"/>
          <w:u w:val="single"/>
        </w:rPr>
        <w:fldChar w:fldCharType="end"/>
      </w:r>
      <w:r w:rsidR="000B7958">
        <w:t xml:space="preserve">. Before initiating any read or write operations, the Pmod must be initialized and configured. After initializing and configuring Pmod AD2 to read from channel </w:t>
      </w:r>
      <w:r w:rsidR="00C13255">
        <w:t xml:space="preserve">1 </w:t>
      </w:r>
      <w:r w:rsidR="00C216C3">
        <w:t>(, which</w:t>
      </w:r>
      <w:r w:rsidR="00516D27">
        <w:t xml:space="preserve"> is </w:t>
      </w:r>
      <w:r w:rsidR="00C13255">
        <w:t>connected to pulse sensor)</w:t>
      </w:r>
      <w:r w:rsidR="000B7958">
        <w:t xml:space="preserve">, next step is to read from the device and store conversion into a variable </w:t>
      </w:r>
      <w:r w:rsidR="00255A6A">
        <w:t>or array. Note, the output result will be 16-bits but only</w:t>
      </w:r>
      <w:r w:rsidR="00C216C3">
        <w:t xml:space="preserve"> the</w:t>
      </w:r>
      <w:r w:rsidR="00255A6A">
        <w:t xml:space="preserve"> </w:t>
      </w:r>
      <w:r w:rsidR="00516D27">
        <w:t>LSB</w:t>
      </w:r>
      <w:r w:rsidR="00255A6A">
        <w:t xml:space="preserve"> 12-bit</w:t>
      </w:r>
      <w:r w:rsidR="00503550">
        <w:t>s</w:t>
      </w:r>
      <w:r w:rsidR="00255A6A">
        <w:t xml:space="preserve"> are relevant, therefore variable with ADC conversion will be masked with 0xFFF. </w:t>
      </w:r>
    </w:p>
    <w:p w14:paraId="1F874320" w14:textId="0AF749DC" w:rsidR="00440B3A" w:rsidRDefault="000838FE" w:rsidP="00255A6A">
      <w:pPr>
        <w:pStyle w:val="BodyText"/>
        <w:spacing w:before="0" w:line="480" w:lineRule="auto"/>
        <w:ind w:left="720" w:right="864" w:firstLine="658"/>
        <w:jc w:val="both"/>
      </w:pPr>
      <w:r>
        <w:t>To</w:t>
      </w:r>
      <w:r w:rsidR="00503550">
        <w:t xml:space="preserve"> filter the ECG signal, a moving average filter was used that behaves as a lowpass filter. </w:t>
      </w:r>
      <w:r w:rsidR="0040091D">
        <w:t xml:space="preserve">The high frequency content is of interest so by using the moving average result, it can be used as a threshold to not accept lesser values. </w:t>
      </w:r>
      <w:r w:rsidR="00EC6394">
        <w:t>In an ECG signal, the pulse or peak is the highest value or point in the signal. By looking at the digital value or voltage representation, the moving average</w:t>
      </w:r>
      <w:r w:rsidR="00440B3A">
        <w:t xml:space="preserve"> can easily be used in a conditional statement for filtering by comparing the ADC conversion with moving average. During implementation, it was noticed that simply detecting </w:t>
      </w:r>
      <w:r w:rsidR="00440B3A">
        <w:lastRenderedPageBreak/>
        <w:t>rising edges it was not efficient enough.</w:t>
      </w:r>
    </w:p>
    <w:p w14:paraId="47847440" w14:textId="46F5DFF9" w:rsidR="00E970CC" w:rsidRDefault="00E970CC" w:rsidP="00255A6A">
      <w:pPr>
        <w:pStyle w:val="BodyText"/>
        <w:spacing w:before="0" w:line="480" w:lineRule="auto"/>
        <w:ind w:left="720" w:right="864" w:firstLine="658"/>
        <w:jc w:val="both"/>
      </w:pPr>
      <w:r>
        <w:t>To determine BPM,</w:t>
      </w:r>
      <w:r w:rsidR="00254839">
        <w:t xml:space="preserve"> </w:t>
      </w:r>
    </w:p>
    <w:p w14:paraId="7C314115" w14:textId="05EBF0E0" w:rsidR="00C216C3" w:rsidRDefault="00440B3A" w:rsidP="00255A6A">
      <w:pPr>
        <w:pStyle w:val="BodyText"/>
        <w:spacing w:before="0" w:line="480" w:lineRule="auto"/>
        <w:ind w:left="720" w:right="864" w:firstLine="658"/>
        <w:jc w:val="both"/>
      </w:pPr>
      <w:r>
        <w:t xml:space="preserve">For further signal conditioning, by comparing the ADC conversion with moving average, another joint condition of checking previous ADC conversion to be below the threshold is applied. This ensures that the sample before detecting the pulse, is below the moving average threshold, which validates the pulse and helps not detecting pulses in the same period. </w:t>
      </w:r>
    </w:p>
    <w:p w14:paraId="00A1F7E1" w14:textId="1893E571" w:rsidR="00FD0F53" w:rsidRDefault="007440A0" w:rsidP="000811FE">
      <w:pPr>
        <w:pStyle w:val="BodyText"/>
        <w:spacing w:before="0" w:line="480" w:lineRule="auto"/>
        <w:ind w:left="720" w:right="864" w:firstLine="658"/>
        <w:jc w:val="both"/>
      </w:pPr>
      <w:r>
        <w:t xml:space="preserve">After detecting two rising edges or pulses, BPM can be calculated by dividing 60 with the elapsed time between those two pulses. This can further be improved by adding </w:t>
      </w:r>
      <w:r w:rsidR="00983485">
        <w:t>another</w:t>
      </w:r>
      <w:r>
        <w:t xml:space="preserve"> conditional logic to ensure that the elapsed time is greater than 0.4 seconds since any elapsed time less than 0.4 will output a </w:t>
      </w:r>
      <w:r w:rsidR="003C0099">
        <w:t>high</w:t>
      </w:r>
      <w:r>
        <w:t xml:space="preserve"> BPM &gt; 150.</w:t>
      </w:r>
      <w:r w:rsidR="0057195F">
        <w:t xml:space="preserve"> </w:t>
      </w:r>
      <w:r w:rsidR="00C216C3">
        <w:t xml:space="preserve">Using the histogram function from MATLAB, helped selecting </w:t>
      </w:r>
      <w:r w:rsidR="0057195F">
        <w:t>a reasonable offset for adding to the moving average</w:t>
      </w:r>
      <w:r w:rsidR="00C216C3">
        <w:t>,</w:t>
      </w:r>
      <w:r w:rsidR="0057195F">
        <w:t xml:space="preserve"> for a more effective threshold.</w:t>
      </w:r>
    </w:p>
    <w:p w14:paraId="29371EAC" w14:textId="49120D12" w:rsidR="000811FE" w:rsidRPr="005F2D46" w:rsidRDefault="000811FE" w:rsidP="000F5350">
      <w:pPr>
        <w:pStyle w:val="BodyText"/>
        <w:spacing w:before="0" w:line="480" w:lineRule="auto"/>
        <w:ind w:right="864"/>
      </w:pPr>
      <w:commentRangeStart w:id="774"/>
      <w:r w:rsidRPr="000811FE">
        <w:drawing>
          <wp:inline distT="0" distB="0" distL="0" distR="0" wp14:anchorId="548C54AA" wp14:editId="7834E8D1">
            <wp:extent cx="5943600" cy="3275463"/>
            <wp:effectExtent l="0" t="0" r="0" b="12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47"/>
                    <a:stretch>
                      <a:fillRect/>
                    </a:stretch>
                  </pic:blipFill>
                  <pic:spPr>
                    <a:xfrm>
                      <a:off x="0" y="0"/>
                      <a:ext cx="5948520" cy="3278174"/>
                    </a:xfrm>
                    <a:prstGeom prst="rect">
                      <a:avLst/>
                    </a:prstGeom>
                  </pic:spPr>
                </pic:pic>
              </a:graphicData>
            </a:graphic>
          </wp:inline>
        </w:drawing>
      </w:r>
      <w:commentRangeEnd w:id="774"/>
      <w:r w:rsidR="00717945">
        <w:rPr>
          <w:rStyle w:val="CommentReference"/>
        </w:rPr>
        <w:commentReference w:id="774"/>
      </w:r>
    </w:p>
    <w:p w14:paraId="2E369FEC" w14:textId="4049BF20" w:rsidR="00FD0F53" w:rsidRPr="005F2D46" w:rsidRDefault="00FD0F53" w:rsidP="00EC71A8">
      <w:pPr>
        <w:pStyle w:val="Caption"/>
        <w:jc w:val="center"/>
        <w:rPr>
          <w:sz w:val="24"/>
          <w:szCs w:val="24"/>
        </w:rPr>
      </w:pPr>
      <w:bookmarkStart w:id="775" w:name="_Ref118917698"/>
      <w:bookmarkStart w:id="776" w:name="_Toc119577597"/>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19</w:t>
      </w:r>
      <w:r w:rsidRPr="005F2D46">
        <w:rPr>
          <w:noProof/>
          <w:sz w:val="24"/>
          <w:szCs w:val="24"/>
        </w:rPr>
        <w:fldChar w:fldCharType="end"/>
      </w:r>
      <w:bookmarkEnd w:id="775"/>
      <w:r w:rsidRPr="005F2D46">
        <w:rPr>
          <w:sz w:val="24"/>
          <w:szCs w:val="24"/>
        </w:rPr>
        <w:t>. Pulse Sensor using Pmod AD2 Flowchart</w:t>
      </w:r>
      <w:bookmarkEnd w:id="776"/>
    </w:p>
    <w:p w14:paraId="078EE05B" w14:textId="008138B3" w:rsidR="00F17AA8" w:rsidRPr="005F2D46" w:rsidRDefault="00F17AA8" w:rsidP="00F17AA8">
      <w:pPr>
        <w:pStyle w:val="Heading1"/>
        <w:numPr>
          <w:ilvl w:val="2"/>
          <w:numId w:val="17"/>
        </w:numPr>
        <w:tabs>
          <w:tab w:val="left" w:pos="1323"/>
        </w:tabs>
        <w:spacing w:before="0"/>
      </w:pPr>
      <w:bookmarkStart w:id="777" w:name="_Toc119581005"/>
      <w:r w:rsidRPr="005F2D46">
        <w:lastRenderedPageBreak/>
        <w:t>GSR</w:t>
      </w:r>
      <w:bookmarkEnd w:id="777"/>
    </w:p>
    <w:p w14:paraId="0F41A827" w14:textId="412CFB88" w:rsidR="00F17AA8" w:rsidRPr="005F2D46" w:rsidRDefault="00F17AA8" w:rsidP="00F17AA8">
      <w:pPr>
        <w:pStyle w:val="Heading1"/>
        <w:tabs>
          <w:tab w:val="left" w:pos="1323"/>
        </w:tabs>
        <w:spacing w:before="0"/>
        <w:ind w:left="1224" w:firstLine="0"/>
      </w:pPr>
    </w:p>
    <w:p w14:paraId="64DC9045" w14:textId="001B5840" w:rsidR="00F17AA8" w:rsidRDefault="00FD0F53" w:rsidP="00F17AA8">
      <w:pPr>
        <w:pStyle w:val="BodyText"/>
        <w:spacing w:before="0" w:line="480" w:lineRule="auto"/>
        <w:ind w:left="720" w:right="864" w:firstLine="658"/>
        <w:jc w:val="both"/>
      </w:pPr>
      <w:r w:rsidRPr="005F2D46">
        <w:t>Work in progress!</w:t>
      </w:r>
      <w:r w:rsidR="00F17AA8" w:rsidRPr="005F2D46">
        <w:t xml:space="preserve"> output. </w:t>
      </w:r>
    </w:p>
    <w:p w14:paraId="38436038" w14:textId="0C285278" w:rsidR="000811FE" w:rsidRPr="005F2D46" w:rsidRDefault="000811FE" w:rsidP="000811FE">
      <w:pPr>
        <w:pStyle w:val="BodyText"/>
        <w:spacing w:before="0" w:line="480" w:lineRule="auto"/>
        <w:ind w:right="864"/>
        <w:jc w:val="both"/>
      </w:pPr>
      <w:r w:rsidRPr="000811FE">
        <w:drawing>
          <wp:inline distT="0" distB="0" distL="0" distR="0" wp14:anchorId="32E983E5" wp14:editId="20A2836D">
            <wp:extent cx="5943600" cy="3207224"/>
            <wp:effectExtent l="0" t="0" r="0" b="0"/>
            <wp:docPr id="56" name="Picture 56" descr="Graphical user interface, tabl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 Word&#10;&#10;Description automatically generated with medium confidence"/>
                    <pic:cNvPicPr/>
                  </pic:nvPicPr>
                  <pic:blipFill>
                    <a:blip r:embed="rId48"/>
                    <a:stretch>
                      <a:fillRect/>
                    </a:stretch>
                  </pic:blipFill>
                  <pic:spPr>
                    <a:xfrm>
                      <a:off x="0" y="0"/>
                      <a:ext cx="5954975" cy="3213362"/>
                    </a:xfrm>
                    <a:prstGeom prst="rect">
                      <a:avLst/>
                    </a:prstGeom>
                  </pic:spPr>
                </pic:pic>
              </a:graphicData>
            </a:graphic>
          </wp:inline>
        </w:drawing>
      </w:r>
    </w:p>
    <w:p w14:paraId="68D8AE5D" w14:textId="06D79417" w:rsidR="000811FE" w:rsidRPr="005A254B" w:rsidRDefault="000811FE" w:rsidP="005A254B">
      <w:pPr>
        <w:pStyle w:val="Caption"/>
        <w:jc w:val="center"/>
        <w:rPr>
          <w:sz w:val="24"/>
          <w:szCs w:val="24"/>
        </w:rPr>
      </w:pPr>
      <w:bookmarkStart w:id="778" w:name="_Toc119577598"/>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20</w:t>
      </w:r>
      <w:r w:rsidRPr="005F2D46">
        <w:rPr>
          <w:noProof/>
          <w:sz w:val="24"/>
          <w:szCs w:val="24"/>
        </w:rPr>
        <w:fldChar w:fldCharType="end"/>
      </w:r>
      <w:r w:rsidRPr="005F2D46">
        <w:rPr>
          <w:sz w:val="24"/>
          <w:szCs w:val="24"/>
        </w:rPr>
        <w:t xml:space="preserve">. </w:t>
      </w:r>
      <w:r>
        <w:rPr>
          <w:sz w:val="24"/>
          <w:szCs w:val="24"/>
        </w:rPr>
        <w:t>GSR</w:t>
      </w:r>
      <w:r w:rsidRPr="005F2D46">
        <w:rPr>
          <w:sz w:val="24"/>
          <w:szCs w:val="24"/>
        </w:rPr>
        <w:t xml:space="preserve"> Sensor using Pmod AD2 Flowchart</w:t>
      </w:r>
      <w:bookmarkEnd w:id="778"/>
    </w:p>
    <w:p w14:paraId="417E816B" w14:textId="1E515910" w:rsidR="00AE6002" w:rsidRDefault="00F17AA8" w:rsidP="005A254B">
      <w:pPr>
        <w:pStyle w:val="Heading1"/>
        <w:numPr>
          <w:ilvl w:val="2"/>
          <w:numId w:val="17"/>
        </w:numPr>
        <w:tabs>
          <w:tab w:val="left" w:pos="1323"/>
        </w:tabs>
        <w:spacing w:before="0"/>
      </w:pPr>
      <w:bookmarkStart w:id="779" w:name="_Toc119581006"/>
      <w:r w:rsidRPr="005F2D46">
        <w:t>Temperature</w:t>
      </w:r>
      <w:bookmarkEnd w:id="779"/>
    </w:p>
    <w:p w14:paraId="31D27A47" w14:textId="77777777" w:rsidR="005A254B" w:rsidRDefault="005A254B" w:rsidP="005A254B">
      <w:pPr>
        <w:pStyle w:val="Heading1"/>
        <w:tabs>
          <w:tab w:val="left" w:pos="1323"/>
        </w:tabs>
        <w:spacing w:before="0"/>
        <w:ind w:left="1224" w:firstLine="0"/>
      </w:pPr>
    </w:p>
    <w:p w14:paraId="4FD94E3E" w14:textId="06287B8C" w:rsidR="00AE6002" w:rsidRDefault="00AE6002" w:rsidP="00AE6002">
      <w:pPr>
        <w:pStyle w:val="BodyText"/>
        <w:spacing w:before="0" w:line="480" w:lineRule="auto"/>
        <w:ind w:left="720" w:right="864" w:firstLine="658"/>
        <w:jc w:val="both"/>
      </w:pPr>
      <w:r>
        <w:t>The software implementation for temperature is relatively easy since it’s plug and play. For using the Pmod TC1, there is three steps: creating instance of Pmod device, initializing Pmod TC1, and c</w:t>
      </w:r>
      <w:r w:rsidRPr="00AE6002">
        <w:t>omput</w:t>
      </w:r>
      <w:r>
        <w:t>ing</w:t>
      </w:r>
      <w:r w:rsidRPr="00AE6002">
        <w:t xml:space="preserve"> Celsius</w:t>
      </w:r>
      <w:r>
        <w:t xml:space="preserve"> and Fahrenheit</w:t>
      </w:r>
      <w:r w:rsidRPr="00AE6002">
        <w:t xml:space="preserve"> measurement</w:t>
      </w:r>
      <w:r>
        <w:t>.</w:t>
      </w:r>
    </w:p>
    <w:p w14:paraId="0E410C1D" w14:textId="26F510A6" w:rsidR="00160A51" w:rsidRPr="005F2D46" w:rsidRDefault="000811FE" w:rsidP="00AE6002">
      <w:pPr>
        <w:pStyle w:val="BodyText"/>
        <w:spacing w:before="0" w:line="480" w:lineRule="auto"/>
        <w:ind w:left="720" w:right="864" w:firstLine="658"/>
      </w:pPr>
      <w:r w:rsidRPr="000811FE">
        <w:lastRenderedPageBreak/>
        <w:drawing>
          <wp:inline distT="0" distB="0" distL="0" distR="0" wp14:anchorId="228C72EB" wp14:editId="39AEC07D">
            <wp:extent cx="3971290" cy="2975211"/>
            <wp:effectExtent l="0" t="0" r="0" b="0"/>
            <wp:docPr id="55" name="Picture 5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ext&#10;&#10;Description automatically generated"/>
                    <pic:cNvPicPr/>
                  </pic:nvPicPr>
                  <pic:blipFill>
                    <a:blip r:embed="rId49"/>
                    <a:stretch>
                      <a:fillRect/>
                    </a:stretch>
                  </pic:blipFill>
                  <pic:spPr>
                    <a:xfrm>
                      <a:off x="0" y="0"/>
                      <a:ext cx="3993715" cy="2992011"/>
                    </a:xfrm>
                    <a:prstGeom prst="rect">
                      <a:avLst/>
                    </a:prstGeom>
                  </pic:spPr>
                </pic:pic>
              </a:graphicData>
            </a:graphic>
          </wp:inline>
        </w:drawing>
      </w:r>
    </w:p>
    <w:p w14:paraId="707A72A6" w14:textId="36A5EFF3" w:rsidR="00160A51" w:rsidRPr="005F2D46" w:rsidRDefault="00160A51" w:rsidP="00160A51">
      <w:pPr>
        <w:pStyle w:val="Caption"/>
        <w:jc w:val="center"/>
        <w:rPr>
          <w:sz w:val="24"/>
          <w:szCs w:val="24"/>
        </w:rPr>
      </w:pPr>
      <w:bookmarkStart w:id="780" w:name="_Toc119577599"/>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21</w:t>
      </w:r>
      <w:r w:rsidRPr="005F2D46">
        <w:rPr>
          <w:noProof/>
          <w:sz w:val="24"/>
          <w:szCs w:val="24"/>
        </w:rPr>
        <w:fldChar w:fldCharType="end"/>
      </w:r>
      <w:r w:rsidRPr="005F2D46">
        <w:rPr>
          <w:sz w:val="24"/>
          <w:szCs w:val="24"/>
        </w:rPr>
        <w:t>. Pmod TC1 Flowchart</w:t>
      </w:r>
      <w:bookmarkEnd w:id="780"/>
    </w:p>
    <w:p w14:paraId="65AD3CE6" w14:textId="77777777" w:rsidR="00D725D8" w:rsidRPr="00D725D8" w:rsidRDefault="00D725D8" w:rsidP="00D725D8">
      <w:pPr>
        <w:pStyle w:val="ListParagraph"/>
        <w:numPr>
          <w:ilvl w:val="0"/>
          <w:numId w:val="20"/>
        </w:numPr>
        <w:tabs>
          <w:tab w:val="left" w:pos="1323"/>
        </w:tabs>
        <w:outlineLvl w:val="0"/>
        <w:rPr>
          <w:b/>
          <w:bCs/>
          <w:vanish/>
          <w:sz w:val="24"/>
          <w:szCs w:val="24"/>
        </w:rPr>
      </w:pPr>
      <w:bookmarkStart w:id="781" w:name="_Toc119581007"/>
      <w:bookmarkEnd w:id="781"/>
    </w:p>
    <w:p w14:paraId="037F50E1" w14:textId="77777777" w:rsidR="00D725D8" w:rsidRPr="00D725D8" w:rsidRDefault="00D725D8" w:rsidP="00D725D8">
      <w:pPr>
        <w:pStyle w:val="ListParagraph"/>
        <w:numPr>
          <w:ilvl w:val="0"/>
          <w:numId w:val="20"/>
        </w:numPr>
        <w:tabs>
          <w:tab w:val="left" w:pos="1323"/>
        </w:tabs>
        <w:outlineLvl w:val="0"/>
        <w:rPr>
          <w:b/>
          <w:bCs/>
          <w:vanish/>
          <w:sz w:val="24"/>
          <w:szCs w:val="24"/>
        </w:rPr>
      </w:pPr>
      <w:bookmarkStart w:id="782" w:name="_Toc119581008"/>
      <w:bookmarkEnd w:id="782"/>
    </w:p>
    <w:p w14:paraId="4C0D7C53" w14:textId="77777777" w:rsidR="00D725D8" w:rsidRPr="00D725D8" w:rsidRDefault="00D725D8" w:rsidP="00D725D8">
      <w:pPr>
        <w:pStyle w:val="ListParagraph"/>
        <w:numPr>
          <w:ilvl w:val="1"/>
          <w:numId w:val="20"/>
        </w:numPr>
        <w:tabs>
          <w:tab w:val="left" w:pos="1323"/>
        </w:tabs>
        <w:outlineLvl w:val="0"/>
        <w:rPr>
          <w:b/>
          <w:bCs/>
          <w:vanish/>
          <w:sz w:val="24"/>
          <w:szCs w:val="24"/>
        </w:rPr>
      </w:pPr>
      <w:bookmarkStart w:id="783" w:name="_Toc119581009"/>
      <w:bookmarkEnd w:id="783"/>
    </w:p>
    <w:p w14:paraId="63AB3F53" w14:textId="77777777" w:rsidR="00D725D8" w:rsidRPr="00D725D8" w:rsidRDefault="00D725D8" w:rsidP="00D725D8">
      <w:pPr>
        <w:pStyle w:val="ListParagraph"/>
        <w:numPr>
          <w:ilvl w:val="1"/>
          <w:numId w:val="20"/>
        </w:numPr>
        <w:tabs>
          <w:tab w:val="left" w:pos="1323"/>
        </w:tabs>
        <w:outlineLvl w:val="0"/>
        <w:rPr>
          <w:b/>
          <w:bCs/>
          <w:vanish/>
          <w:sz w:val="24"/>
          <w:szCs w:val="24"/>
        </w:rPr>
      </w:pPr>
      <w:bookmarkStart w:id="784" w:name="_Toc119581010"/>
      <w:bookmarkEnd w:id="784"/>
    </w:p>
    <w:p w14:paraId="64131F3D" w14:textId="77777777" w:rsidR="00D725D8" w:rsidRPr="00D725D8" w:rsidRDefault="00D725D8" w:rsidP="00D725D8">
      <w:pPr>
        <w:pStyle w:val="ListParagraph"/>
        <w:numPr>
          <w:ilvl w:val="1"/>
          <w:numId w:val="20"/>
        </w:numPr>
        <w:tabs>
          <w:tab w:val="left" w:pos="1323"/>
        </w:tabs>
        <w:outlineLvl w:val="0"/>
        <w:rPr>
          <w:b/>
          <w:bCs/>
          <w:vanish/>
          <w:sz w:val="24"/>
          <w:szCs w:val="24"/>
        </w:rPr>
      </w:pPr>
      <w:bookmarkStart w:id="785" w:name="_Toc119581011"/>
      <w:bookmarkEnd w:id="785"/>
    </w:p>
    <w:p w14:paraId="08006A8A" w14:textId="77777777" w:rsidR="00D725D8" w:rsidRPr="00D725D8" w:rsidRDefault="00D725D8" w:rsidP="00D725D8">
      <w:pPr>
        <w:pStyle w:val="ListParagraph"/>
        <w:numPr>
          <w:ilvl w:val="2"/>
          <w:numId w:val="20"/>
        </w:numPr>
        <w:tabs>
          <w:tab w:val="left" w:pos="1323"/>
        </w:tabs>
        <w:outlineLvl w:val="0"/>
        <w:rPr>
          <w:b/>
          <w:bCs/>
          <w:vanish/>
          <w:sz w:val="24"/>
          <w:szCs w:val="24"/>
        </w:rPr>
      </w:pPr>
      <w:bookmarkStart w:id="786" w:name="_Toc119581012"/>
      <w:bookmarkEnd w:id="786"/>
    </w:p>
    <w:p w14:paraId="14AA8717" w14:textId="77777777" w:rsidR="00D725D8" w:rsidRPr="00D725D8" w:rsidRDefault="00D725D8" w:rsidP="00D725D8">
      <w:pPr>
        <w:pStyle w:val="ListParagraph"/>
        <w:numPr>
          <w:ilvl w:val="2"/>
          <w:numId w:val="20"/>
        </w:numPr>
        <w:tabs>
          <w:tab w:val="left" w:pos="1323"/>
        </w:tabs>
        <w:outlineLvl w:val="0"/>
        <w:rPr>
          <w:b/>
          <w:bCs/>
          <w:vanish/>
          <w:sz w:val="24"/>
          <w:szCs w:val="24"/>
        </w:rPr>
      </w:pPr>
      <w:bookmarkStart w:id="787" w:name="_Toc119581013"/>
      <w:bookmarkEnd w:id="787"/>
    </w:p>
    <w:p w14:paraId="32167F03" w14:textId="77777777" w:rsidR="00D725D8" w:rsidRPr="00D725D8" w:rsidRDefault="00D725D8" w:rsidP="00D725D8">
      <w:pPr>
        <w:pStyle w:val="ListParagraph"/>
        <w:numPr>
          <w:ilvl w:val="2"/>
          <w:numId w:val="20"/>
        </w:numPr>
        <w:tabs>
          <w:tab w:val="left" w:pos="1323"/>
        </w:tabs>
        <w:outlineLvl w:val="0"/>
        <w:rPr>
          <w:b/>
          <w:bCs/>
          <w:vanish/>
          <w:sz w:val="24"/>
          <w:szCs w:val="24"/>
        </w:rPr>
      </w:pPr>
      <w:bookmarkStart w:id="788" w:name="_Toc119581014"/>
      <w:bookmarkEnd w:id="788"/>
    </w:p>
    <w:p w14:paraId="104634E6" w14:textId="6D0D4B81" w:rsidR="00D725D8" w:rsidRDefault="00D725D8" w:rsidP="00D725D8">
      <w:pPr>
        <w:pStyle w:val="Heading1"/>
        <w:numPr>
          <w:ilvl w:val="2"/>
          <w:numId w:val="20"/>
        </w:numPr>
        <w:tabs>
          <w:tab w:val="left" w:pos="1323"/>
        </w:tabs>
        <w:spacing w:before="0"/>
      </w:pPr>
      <w:bookmarkStart w:id="789" w:name="_Toc119581015"/>
      <w:r>
        <w:t>OLED Display</w:t>
      </w:r>
      <w:bookmarkEnd w:id="789"/>
    </w:p>
    <w:p w14:paraId="70681A7E" w14:textId="77777777" w:rsidR="00D725D8" w:rsidRDefault="00D725D8" w:rsidP="00D725D8">
      <w:pPr>
        <w:pStyle w:val="Heading1"/>
        <w:tabs>
          <w:tab w:val="left" w:pos="1323"/>
        </w:tabs>
        <w:spacing w:before="0"/>
        <w:ind w:left="1224" w:firstLine="0"/>
      </w:pPr>
    </w:p>
    <w:p w14:paraId="64CD43CA" w14:textId="6FCB15F1" w:rsidR="00D725D8" w:rsidRDefault="00D725D8" w:rsidP="00D725D8">
      <w:pPr>
        <w:pStyle w:val="BodyText"/>
        <w:spacing w:before="0" w:line="480" w:lineRule="auto"/>
        <w:ind w:left="720" w:right="864" w:firstLine="658"/>
        <w:jc w:val="both"/>
      </w:pPr>
      <w:r>
        <w:t>The software implementation</w:t>
      </w:r>
      <w:r>
        <w:t>.</w:t>
      </w:r>
    </w:p>
    <w:p w14:paraId="31AE8B81" w14:textId="18AD7586" w:rsidR="00D725D8" w:rsidRPr="005F2D46" w:rsidRDefault="00D725D8" w:rsidP="00D725D8">
      <w:pPr>
        <w:pStyle w:val="BodyText"/>
        <w:spacing w:before="0" w:line="480" w:lineRule="auto"/>
        <w:ind w:right="864"/>
      </w:pPr>
      <w:r w:rsidRPr="00D725D8">
        <w:drawing>
          <wp:inline distT="0" distB="0" distL="0" distR="0" wp14:anchorId="518264CE" wp14:editId="4EF22D28">
            <wp:extent cx="5943600" cy="3016156"/>
            <wp:effectExtent l="0" t="0" r="0" b="0"/>
            <wp:docPr id="62" name="Picture 6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low confidence"/>
                    <pic:cNvPicPr/>
                  </pic:nvPicPr>
                  <pic:blipFill>
                    <a:blip r:embed="rId50"/>
                    <a:stretch>
                      <a:fillRect/>
                    </a:stretch>
                  </pic:blipFill>
                  <pic:spPr>
                    <a:xfrm>
                      <a:off x="0" y="0"/>
                      <a:ext cx="5953064" cy="3020959"/>
                    </a:xfrm>
                    <a:prstGeom prst="rect">
                      <a:avLst/>
                    </a:prstGeom>
                  </pic:spPr>
                </pic:pic>
              </a:graphicData>
            </a:graphic>
          </wp:inline>
        </w:drawing>
      </w:r>
    </w:p>
    <w:p w14:paraId="102A95A7" w14:textId="2FEEF780" w:rsidR="00D725D8" w:rsidRPr="005F2D46" w:rsidRDefault="00D725D8" w:rsidP="00D725D8">
      <w:pPr>
        <w:pStyle w:val="Caption"/>
        <w:jc w:val="center"/>
        <w:rPr>
          <w:sz w:val="24"/>
          <w:szCs w:val="24"/>
        </w:rPr>
      </w:pPr>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Pr>
          <w:noProof/>
          <w:sz w:val="24"/>
          <w:szCs w:val="24"/>
        </w:rPr>
        <w:t>22</w:t>
      </w:r>
      <w:r w:rsidRPr="005F2D46">
        <w:rPr>
          <w:noProof/>
          <w:sz w:val="24"/>
          <w:szCs w:val="24"/>
        </w:rPr>
        <w:fldChar w:fldCharType="end"/>
      </w:r>
      <w:r w:rsidRPr="005F2D46">
        <w:rPr>
          <w:sz w:val="24"/>
          <w:szCs w:val="24"/>
        </w:rPr>
        <w:t xml:space="preserve">. Pmod </w:t>
      </w:r>
      <w:r>
        <w:rPr>
          <w:sz w:val="24"/>
          <w:szCs w:val="24"/>
        </w:rPr>
        <w:t>OLED</w:t>
      </w:r>
      <w:r w:rsidRPr="005F2D46">
        <w:rPr>
          <w:sz w:val="24"/>
          <w:szCs w:val="24"/>
        </w:rPr>
        <w:t xml:space="preserve"> Flowchart</w:t>
      </w:r>
    </w:p>
    <w:p w14:paraId="581DE758" w14:textId="77777777" w:rsidR="00160A51" w:rsidRPr="005F2D46" w:rsidRDefault="00160A51" w:rsidP="00160A51">
      <w:pPr>
        <w:pStyle w:val="BodyText"/>
        <w:spacing w:before="0" w:line="480" w:lineRule="auto"/>
        <w:ind w:left="720" w:right="864" w:firstLine="658"/>
        <w:jc w:val="center"/>
      </w:pPr>
    </w:p>
    <w:p w14:paraId="639934E3" w14:textId="77777777" w:rsidR="00F17AA8" w:rsidRPr="005F2D46" w:rsidRDefault="00F17AA8" w:rsidP="00F17AA8">
      <w:pPr>
        <w:pStyle w:val="BodyText"/>
        <w:spacing w:before="0" w:line="480" w:lineRule="auto"/>
        <w:ind w:left="720" w:right="864" w:firstLine="658"/>
        <w:jc w:val="both"/>
      </w:pPr>
    </w:p>
    <w:p w14:paraId="78BDB9D0" w14:textId="6EA18B42" w:rsidR="00F17AA8" w:rsidRPr="005F2D46" w:rsidRDefault="00F17AA8" w:rsidP="00DC3231">
      <w:pPr>
        <w:pStyle w:val="BodyText"/>
        <w:spacing w:before="0"/>
        <w:ind w:left="792" w:right="864" w:firstLine="425"/>
      </w:pPr>
    </w:p>
    <w:p w14:paraId="3F0AAEBB" w14:textId="0F3BDFF9" w:rsidR="009951F8" w:rsidRPr="005F2D46" w:rsidRDefault="009951F8" w:rsidP="009951F8">
      <w:pPr>
        <w:pStyle w:val="Heading1"/>
        <w:tabs>
          <w:tab w:val="left" w:pos="1323"/>
        </w:tabs>
        <w:spacing w:before="0"/>
        <w:ind w:left="360" w:firstLine="0"/>
      </w:pPr>
    </w:p>
    <w:p w14:paraId="5F940B6E" w14:textId="3D7ED79F" w:rsidR="009951F8" w:rsidRPr="005F2D46" w:rsidRDefault="009951F8" w:rsidP="009951F8">
      <w:pPr>
        <w:widowControl/>
        <w:autoSpaceDE/>
        <w:autoSpaceDN/>
        <w:spacing w:after="160" w:line="259" w:lineRule="auto"/>
        <w:rPr>
          <w:b/>
          <w:bCs/>
          <w:sz w:val="24"/>
          <w:szCs w:val="24"/>
        </w:rPr>
      </w:pPr>
      <w:r w:rsidRPr="005F2D46">
        <w:rPr>
          <w:sz w:val="24"/>
          <w:szCs w:val="24"/>
        </w:rPr>
        <w:br w:type="page"/>
      </w:r>
    </w:p>
    <w:p w14:paraId="728AA661" w14:textId="2EDC669B" w:rsidR="00394969" w:rsidRPr="005F2D46" w:rsidRDefault="006A6E49" w:rsidP="00F46417">
      <w:pPr>
        <w:pStyle w:val="Heading1"/>
        <w:numPr>
          <w:ilvl w:val="0"/>
          <w:numId w:val="4"/>
        </w:numPr>
        <w:tabs>
          <w:tab w:val="left" w:pos="4402"/>
        </w:tabs>
        <w:spacing w:before="0"/>
        <w:ind w:left="4401" w:hanging="241"/>
        <w:jc w:val="left"/>
      </w:pPr>
      <w:bookmarkStart w:id="790" w:name="_Toc119581016"/>
      <w:r w:rsidRPr="005F2D46">
        <w:lastRenderedPageBreak/>
        <w:t>Implementation</w:t>
      </w:r>
      <w:bookmarkEnd w:id="790"/>
    </w:p>
    <w:p w14:paraId="686CCA21" w14:textId="77777777" w:rsidR="00394969" w:rsidRPr="005F2D46" w:rsidRDefault="00394969" w:rsidP="00394969">
      <w:pPr>
        <w:pStyle w:val="ListParagraph"/>
        <w:numPr>
          <w:ilvl w:val="0"/>
          <w:numId w:val="2"/>
        </w:numPr>
        <w:tabs>
          <w:tab w:val="left" w:pos="1323"/>
        </w:tabs>
        <w:outlineLvl w:val="0"/>
        <w:rPr>
          <w:b/>
          <w:bCs/>
          <w:vanish/>
          <w:sz w:val="24"/>
          <w:szCs w:val="24"/>
        </w:rPr>
      </w:pPr>
      <w:bookmarkStart w:id="791" w:name="_Toc117091125"/>
      <w:bookmarkStart w:id="792" w:name="_Toc117091173"/>
      <w:bookmarkStart w:id="793" w:name="_Toc117091221"/>
      <w:bookmarkStart w:id="794" w:name="_Toc117091269"/>
      <w:bookmarkStart w:id="795" w:name="_Toc117091317"/>
      <w:bookmarkStart w:id="796" w:name="_Toc117091427"/>
      <w:bookmarkStart w:id="797" w:name="_Toc117545230"/>
      <w:bookmarkStart w:id="798" w:name="_Toc117545319"/>
      <w:bookmarkStart w:id="799" w:name="_Toc117545383"/>
      <w:bookmarkStart w:id="800" w:name="_Toc117545453"/>
      <w:bookmarkStart w:id="801" w:name="_Toc117545517"/>
      <w:bookmarkStart w:id="802" w:name="_Toc117545740"/>
      <w:bookmarkStart w:id="803" w:name="_Toc117545976"/>
      <w:bookmarkStart w:id="804" w:name="_Toc117621950"/>
      <w:bookmarkStart w:id="805" w:name="_Toc117624057"/>
      <w:bookmarkStart w:id="806" w:name="_Toc117626092"/>
      <w:bookmarkStart w:id="807" w:name="_Toc117710770"/>
      <w:bookmarkStart w:id="808" w:name="_Toc117712710"/>
      <w:bookmarkStart w:id="809" w:name="_Toc117714683"/>
      <w:bookmarkStart w:id="810" w:name="_Toc117714779"/>
      <w:bookmarkStart w:id="811" w:name="_Toc117790933"/>
      <w:bookmarkStart w:id="812" w:name="_Toc117796015"/>
      <w:bookmarkStart w:id="813" w:name="_Toc117961295"/>
      <w:bookmarkStart w:id="814" w:name="_Toc118137018"/>
      <w:bookmarkStart w:id="815" w:name="_Toc118308546"/>
      <w:bookmarkStart w:id="816" w:name="_Toc118308619"/>
      <w:bookmarkStart w:id="817" w:name="_Toc118382489"/>
      <w:bookmarkStart w:id="818" w:name="_Toc118383703"/>
      <w:bookmarkStart w:id="819" w:name="_Toc118397850"/>
      <w:bookmarkStart w:id="820" w:name="_Toc118404016"/>
      <w:bookmarkStart w:id="821" w:name="_Toc118405934"/>
      <w:bookmarkStart w:id="822" w:name="_Toc118407052"/>
      <w:bookmarkStart w:id="823" w:name="_Toc118408719"/>
      <w:bookmarkStart w:id="824" w:name="_Toc118410592"/>
      <w:bookmarkStart w:id="825" w:name="_Toc118411283"/>
      <w:bookmarkStart w:id="826" w:name="_Toc118449930"/>
      <w:bookmarkStart w:id="827" w:name="_Toc118453071"/>
      <w:bookmarkStart w:id="828" w:name="_Toc118458708"/>
      <w:bookmarkStart w:id="829" w:name="_Toc118458770"/>
      <w:bookmarkStart w:id="830" w:name="_Toc118458988"/>
      <w:bookmarkStart w:id="831" w:name="_Toc118459113"/>
      <w:bookmarkStart w:id="832" w:name="_Toc118459827"/>
      <w:bookmarkStart w:id="833" w:name="_Toc118461099"/>
      <w:bookmarkStart w:id="834" w:name="_Toc118461549"/>
      <w:bookmarkStart w:id="835" w:name="_Toc118463680"/>
      <w:bookmarkStart w:id="836" w:name="_Toc118473077"/>
      <w:bookmarkStart w:id="837" w:name="_Toc118473179"/>
      <w:bookmarkStart w:id="838" w:name="_Toc118473331"/>
      <w:bookmarkStart w:id="839" w:name="_Toc118473445"/>
      <w:bookmarkStart w:id="840" w:name="_Toc118481236"/>
      <w:bookmarkStart w:id="841" w:name="_Toc118483533"/>
      <w:bookmarkStart w:id="842" w:name="_Toc118483736"/>
      <w:bookmarkStart w:id="843" w:name="_Toc118483813"/>
      <w:bookmarkStart w:id="844" w:name="_Toc118484174"/>
      <w:bookmarkStart w:id="845" w:name="_Toc118816871"/>
      <w:bookmarkStart w:id="846" w:name="_Toc118816951"/>
      <w:bookmarkStart w:id="847" w:name="_Toc118817417"/>
      <w:bookmarkStart w:id="848" w:name="_Toc118817497"/>
      <w:bookmarkStart w:id="849" w:name="_Toc118817587"/>
      <w:bookmarkStart w:id="850" w:name="_Toc118818928"/>
      <w:bookmarkStart w:id="851" w:name="_Toc118900871"/>
      <w:bookmarkStart w:id="852" w:name="_Toc118900950"/>
      <w:bookmarkStart w:id="853" w:name="_Toc119513903"/>
      <w:bookmarkStart w:id="854" w:name="_Toc119515003"/>
      <w:bookmarkStart w:id="855" w:name="_Toc119515088"/>
      <w:bookmarkStart w:id="856" w:name="_Toc119515173"/>
      <w:bookmarkStart w:id="857" w:name="_Toc119515296"/>
      <w:bookmarkStart w:id="858" w:name="_Toc119577497"/>
      <w:bookmarkStart w:id="859" w:name="_Toc119579061"/>
      <w:bookmarkStart w:id="860" w:name="_Toc119581017"/>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4979C390" w14:textId="7D071AA8" w:rsidR="00394969" w:rsidRPr="005F2D46" w:rsidRDefault="00394969" w:rsidP="00394969">
      <w:pPr>
        <w:pStyle w:val="Heading1"/>
        <w:numPr>
          <w:ilvl w:val="1"/>
          <w:numId w:val="2"/>
        </w:numPr>
        <w:tabs>
          <w:tab w:val="left" w:pos="1323"/>
        </w:tabs>
        <w:spacing w:before="0"/>
        <w:ind w:left="1080"/>
      </w:pPr>
      <w:bookmarkStart w:id="861" w:name="_Toc119581018"/>
      <w:r w:rsidRPr="005F2D46">
        <w:t>SoC</w:t>
      </w:r>
      <w:r w:rsidRPr="005F2D46">
        <w:rPr>
          <w:spacing w:val="-4"/>
        </w:rPr>
        <w:t xml:space="preserve"> </w:t>
      </w:r>
      <w:r w:rsidRPr="005F2D46">
        <w:t>Design</w:t>
      </w:r>
      <w:bookmarkEnd w:id="861"/>
    </w:p>
    <w:p w14:paraId="5F504EF7" w14:textId="77777777" w:rsidR="00394969" w:rsidRPr="005F2D46" w:rsidRDefault="00394969" w:rsidP="00394969">
      <w:pPr>
        <w:pStyle w:val="Heading1"/>
        <w:tabs>
          <w:tab w:val="left" w:pos="1323"/>
        </w:tabs>
        <w:spacing w:before="61"/>
        <w:ind w:firstLine="0"/>
      </w:pPr>
    </w:p>
    <w:p w14:paraId="6A05916B" w14:textId="672841C7" w:rsidR="00BE31A1" w:rsidRPr="005F2D46" w:rsidRDefault="003C0099" w:rsidP="00DC3231">
      <w:pPr>
        <w:pStyle w:val="BodyText"/>
        <w:spacing w:before="0" w:line="480" w:lineRule="auto"/>
        <w:ind w:left="792" w:right="864" w:firstLine="720"/>
        <w:jc w:val="both"/>
      </w:pPr>
      <w:r w:rsidRPr="005F2D46">
        <w:t>To</w:t>
      </w:r>
      <w:r w:rsidR="00394969" w:rsidRPr="005F2D46">
        <w:t xml:space="preserve"> configure the </w:t>
      </w:r>
      <w:r w:rsidR="008C0F9E" w:rsidRPr="005F2D46">
        <w:t>SoC</w:t>
      </w:r>
      <w:r w:rsidR="00394969" w:rsidRPr="005F2D46">
        <w:t>, a block design can be created</w:t>
      </w:r>
      <w:r w:rsidR="008C0F9E" w:rsidRPr="005F2D46">
        <w:t xml:space="preserve"> to implement desired PS and PL blocks. </w:t>
      </w:r>
      <w:r w:rsidR="00394969" w:rsidRPr="005F2D46">
        <w:t xml:space="preserve">All IPs will be </w:t>
      </w:r>
      <w:r w:rsidR="008C0F9E" w:rsidRPr="005F2D46">
        <w:t>implemented</w:t>
      </w:r>
      <w:r w:rsidR="00394969" w:rsidRPr="005F2D46">
        <w:t xml:space="preserve"> in the PL such as</w:t>
      </w:r>
      <w:r w:rsidR="008C0F9E" w:rsidRPr="005F2D46">
        <w:t xml:space="preserve"> SPI and I2C Master to communicate with external sensors </w:t>
      </w:r>
      <w:r w:rsidR="00394969" w:rsidRPr="005F2D46">
        <w:t xml:space="preserve">Pmod AD2, </w:t>
      </w:r>
      <w:r w:rsidR="008155BD" w:rsidRPr="005F2D46">
        <w:t>TC1 and OLED</w:t>
      </w:r>
      <w:r w:rsidR="008C0F9E" w:rsidRPr="005F2D46">
        <w:t xml:space="preserve"> display</w:t>
      </w:r>
      <w:r w:rsidR="00394969" w:rsidRPr="005F2D46">
        <w:t>.</w:t>
      </w:r>
      <w:r w:rsidR="00D33370" w:rsidRPr="005F2D46">
        <w:t xml:space="preserve"> </w:t>
      </w:r>
      <w:r w:rsidR="008C0F9E" w:rsidRPr="005F2D46">
        <w:t>A</w:t>
      </w:r>
      <w:r w:rsidR="00D33370" w:rsidRPr="005F2D46">
        <w:t xml:space="preserve"> Zynq PS is used</w:t>
      </w:r>
      <w:r w:rsidR="003C3568">
        <w:t>,</w:t>
      </w:r>
      <w:r w:rsidR="008C0F9E" w:rsidRPr="005F2D46">
        <w:t xml:space="preserve"> and the enabled</w:t>
      </w:r>
      <w:r w:rsidR="008155BD" w:rsidRPr="005F2D46">
        <w:t xml:space="preserve"> peripherals can be connected to an AXI Interconnect that allows communication between PS-PL.</w:t>
      </w:r>
    </w:p>
    <w:p w14:paraId="7EAD04C3" w14:textId="69FDD0FC" w:rsidR="00112EE0" w:rsidRPr="003F2C5C" w:rsidRDefault="006702E7" w:rsidP="003F2C5C">
      <w:pPr>
        <w:spacing w:line="480" w:lineRule="auto"/>
        <w:ind w:left="792" w:right="864" w:firstLine="720"/>
        <w:jc w:val="both"/>
        <w:rPr>
          <w:iCs/>
          <w:sz w:val="24"/>
          <w:szCs w:val="24"/>
        </w:rPr>
      </w:pPr>
      <w:r>
        <w:rPr>
          <w:iCs/>
          <w:sz w:val="24"/>
          <w:szCs w:val="24"/>
        </w:rPr>
        <w:t xml:space="preserve">The Pmod IP blocks are custom </w:t>
      </w:r>
      <w:r w:rsidR="00F33660">
        <w:rPr>
          <w:iCs/>
          <w:sz w:val="24"/>
          <w:szCs w:val="24"/>
        </w:rPr>
        <w:t>IPs</w:t>
      </w:r>
      <w:r>
        <w:rPr>
          <w:iCs/>
          <w:sz w:val="24"/>
          <w:szCs w:val="24"/>
        </w:rPr>
        <w:t xml:space="preserve"> designed by Digilent with specific configurations for each specific Pmod.</w:t>
      </w:r>
      <w:r w:rsidR="00F33660">
        <w:rPr>
          <w:iCs/>
          <w:sz w:val="24"/>
          <w:szCs w:val="24"/>
        </w:rPr>
        <w:t xml:space="preserve"> Pmod IP’s such as PmodTC_v1_0 and PmodOLED_v1_0 are simply SPI controllers and PmodAD2_v1_0 is an I2C controller, illustrated in </w:t>
      </w:r>
      <w:r w:rsidR="00F33660" w:rsidRPr="00F33660">
        <w:rPr>
          <w:iCs/>
          <w:color w:val="0070C0"/>
          <w:sz w:val="24"/>
          <w:szCs w:val="24"/>
          <w:u w:val="single"/>
        </w:rPr>
        <w:fldChar w:fldCharType="begin"/>
      </w:r>
      <w:r w:rsidR="00F33660" w:rsidRPr="00F33660">
        <w:rPr>
          <w:iCs/>
          <w:color w:val="0070C0"/>
          <w:sz w:val="24"/>
          <w:szCs w:val="24"/>
          <w:u w:val="single"/>
        </w:rPr>
        <w:instrText xml:space="preserve"> REF _Ref119006084 \h </w:instrText>
      </w:r>
      <w:r w:rsidR="00F33660" w:rsidRPr="00F33660">
        <w:rPr>
          <w:iCs/>
          <w:color w:val="0070C0"/>
          <w:sz w:val="24"/>
          <w:szCs w:val="24"/>
          <w:u w:val="single"/>
        </w:rPr>
      </w:r>
      <w:r w:rsidR="00F33660" w:rsidRPr="00F33660">
        <w:rPr>
          <w:iCs/>
          <w:color w:val="0070C0"/>
          <w:sz w:val="24"/>
          <w:szCs w:val="24"/>
          <w:u w:val="single"/>
        </w:rPr>
        <w:fldChar w:fldCharType="separate"/>
      </w:r>
      <w:r w:rsidR="00D725D8" w:rsidRPr="005F2D46">
        <w:rPr>
          <w:sz w:val="24"/>
          <w:szCs w:val="24"/>
        </w:rPr>
        <w:t xml:space="preserve">Figure </w:t>
      </w:r>
      <w:r w:rsidR="00D725D8">
        <w:rPr>
          <w:noProof/>
          <w:sz w:val="24"/>
          <w:szCs w:val="24"/>
        </w:rPr>
        <w:t>23</w:t>
      </w:r>
      <w:r w:rsidR="00F33660" w:rsidRPr="00F33660">
        <w:rPr>
          <w:iCs/>
          <w:color w:val="0070C0"/>
          <w:sz w:val="24"/>
          <w:szCs w:val="24"/>
          <w:u w:val="single"/>
        </w:rPr>
        <w:fldChar w:fldCharType="end"/>
      </w:r>
      <w:r w:rsidR="00F33660">
        <w:rPr>
          <w:iCs/>
          <w:sz w:val="24"/>
          <w:szCs w:val="24"/>
        </w:rPr>
        <w:t xml:space="preserve"> . </w:t>
      </w:r>
      <w:r w:rsidR="003F2C5C">
        <w:rPr>
          <w:iCs/>
          <w:sz w:val="24"/>
          <w:szCs w:val="24"/>
        </w:rPr>
        <w:t>S</w:t>
      </w:r>
      <w:r w:rsidR="00F33660">
        <w:rPr>
          <w:iCs/>
          <w:sz w:val="24"/>
          <w:szCs w:val="24"/>
        </w:rPr>
        <w:t xml:space="preserve">imilar design can be implemented using two SPI controllers </w:t>
      </w:r>
      <w:r w:rsidR="007B36E1">
        <w:rPr>
          <w:iCs/>
          <w:sz w:val="24"/>
          <w:szCs w:val="24"/>
        </w:rPr>
        <w:t>and a single I2C controller.</w:t>
      </w:r>
    </w:p>
    <w:p w14:paraId="3C7C22B4" w14:textId="7354940A" w:rsidR="003F2C5C" w:rsidRPr="005F2D46" w:rsidRDefault="003F2C5C" w:rsidP="003F2C5C">
      <w:pPr>
        <w:pStyle w:val="BodyText"/>
        <w:keepNext/>
        <w:spacing w:before="0" w:line="480" w:lineRule="auto"/>
        <w:ind w:right="845" w:firstLine="720"/>
      </w:pPr>
      <w:r w:rsidRPr="003F2C5C">
        <w:rPr>
          <w:noProof/>
        </w:rPr>
        <w:drawing>
          <wp:inline distT="0" distB="0" distL="0" distR="0" wp14:anchorId="0EC03E4B" wp14:editId="003498AF">
            <wp:extent cx="4823260" cy="169914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1"/>
                    <a:stretch>
                      <a:fillRect/>
                    </a:stretch>
                  </pic:blipFill>
                  <pic:spPr>
                    <a:xfrm>
                      <a:off x="0" y="0"/>
                      <a:ext cx="4851999" cy="1709270"/>
                    </a:xfrm>
                    <a:prstGeom prst="rect">
                      <a:avLst/>
                    </a:prstGeom>
                  </pic:spPr>
                </pic:pic>
              </a:graphicData>
            </a:graphic>
          </wp:inline>
        </w:drawing>
      </w:r>
    </w:p>
    <w:p w14:paraId="02EDADCC" w14:textId="2288E696" w:rsidR="00747E68" w:rsidRPr="005F2D46" w:rsidRDefault="00112EE0" w:rsidP="00112EE0">
      <w:pPr>
        <w:pStyle w:val="Caption"/>
        <w:jc w:val="center"/>
        <w:rPr>
          <w:sz w:val="24"/>
          <w:szCs w:val="24"/>
        </w:rPr>
      </w:pPr>
      <w:bookmarkStart w:id="862" w:name="_Ref119006084"/>
      <w:bookmarkStart w:id="863" w:name="_Toc118460317"/>
      <w:bookmarkStart w:id="864" w:name="_Toc119577600"/>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23</w:t>
      </w:r>
      <w:r w:rsidRPr="005F2D46">
        <w:rPr>
          <w:noProof/>
          <w:sz w:val="24"/>
          <w:szCs w:val="24"/>
        </w:rPr>
        <w:fldChar w:fldCharType="end"/>
      </w:r>
      <w:bookmarkEnd w:id="862"/>
      <w:r w:rsidRPr="005F2D46">
        <w:rPr>
          <w:sz w:val="24"/>
          <w:szCs w:val="24"/>
        </w:rPr>
        <w:t>. Simplified block design</w:t>
      </w:r>
      <w:bookmarkEnd w:id="863"/>
      <w:bookmarkEnd w:id="864"/>
    </w:p>
    <w:p w14:paraId="561980D7" w14:textId="11692C61" w:rsidR="00D33370" w:rsidRPr="005F2D46" w:rsidRDefault="00D33370" w:rsidP="00DC3231">
      <w:pPr>
        <w:pStyle w:val="BodyText"/>
        <w:spacing w:before="0" w:line="480" w:lineRule="auto"/>
        <w:ind w:left="792" w:right="864" w:firstLine="475"/>
        <w:jc w:val="both"/>
      </w:pPr>
      <w:r w:rsidRPr="005F2D46">
        <w:t>Six logic blocks are used for this system</w:t>
      </w:r>
      <w:r w:rsidR="00741EC4" w:rsidRPr="005F2D46">
        <w:t xml:space="preserve"> in which two</w:t>
      </w:r>
      <w:r w:rsidRPr="005F2D46">
        <w:t xml:space="preserve"> are generated by the development environment </w:t>
      </w:r>
      <w:r w:rsidR="00741EC4" w:rsidRPr="005F2D46">
        <w:t>and the others need to be enabled from the IP catalog</w:t>
      </w:r>
      <w:r w:rsidR="00112EE0" w:rsidRPr="005F2D46">
        <w:t xml:space="preserve">, illustrated in </w:t>
      </w:r>
      <w:r w:rsidR="00112EE0" w:rsidRPr="005F2D46">
        <w:rPr>
          <w:color w:val="0070C0"/>
          <w:u w:val="single"/>
        </w:rPr>
        <w:fldChar w:fldCharType="begin"/>
      </w:r>
      <w:r w:rsidR="00112EE0" w:rsidRPr="005F2D46">
        <w:rPr>
          <w:color w:val="0070C0"/>
          <w:u w:val="single"/>
        </w:rPr>
        <w:instrText xml:space="preserve"> REF _Ref118403583 \h  \* MERGEFORMAT </w:instrText>
      </w:r>
      <w:r w:rsidR="00112EE0" w:rsidRPr="005F2D46">
        <w:rPr>
          <w:color w:val="0070C0"/>
          <w:u w:val="single"/>
        </w:rPr>
      </w:r>
      <w:r w:rsidR="00112EE0" w:rsidRPr="005F2D46">
        <w:rPr>
          <w:color w:val="0070C0"/>
          <w:u w:val="single"/>
        </w:rPr>
        <w:fldChar w:fldCharType="separate"/>
      </w:r>
      <w:r w:rsidR="00D725D8" w:rsidRPr="00D725D8">
        <w:rPr>
          <w:color w:val="0070C0"/>
          <w:u w:val="single"/>
        </w:rPr>
        <w:t xml:space="preserve">Figure </w:t>
      </w:r>
      <w:r w:rsidR="00D725D8" w:rsidRPr="00D725D8">
        <w:rPr>
          <w:noProof/>
          <w:color w:val="0070C0"/>
          <w:u w:val="single"/>
        </w:rPr>
        <w:t>24</w:t>
      </w:r>
      <w:r w:rsidR="00112EE0" w:rsidRPr="005F2D46">
        <w:rPr>
          <w:color w:val="0070C0"/>
          <w:u w:val="single"/>
        </w:rPr>
        <w:fldChar w:fldCharType="end"/>
      </w:r>
      <w:r w:rsidR="00741EC4" w:rsidRPr="005F2D46">
        <w:t xml:space="preserve">. By using the block and connection automation tool, blocks will be generated to connect the design and create ports such as DDR and </w:t>
      </w:r>
      <w:proofErr w:type="spellStart"/>
      <w:r w:rsidR="00741EC4" w:rsidRPr="005F2D46">
        <w:t>Fixed_IO</w:t>
      </w:r>
      <w:proofErr w:type="spellEnd"/>
      <w:r w:rsidR="00741EC4" w:rsidRPr="005F2D46">
        <w:t xml:space="preserve"> that connect directly to the PS. The blocks generated are the Processor System Reset and AXI Peripheral</w:t>
      </w:r>
      <w:r w:rsidR="003F1E75" w:rsidRPr="005F2D46">
        <w:t>s</w:t>
      </w:r>
      <w:r w:rsidR="00741EC4" w:rsidRPr="005F2D46">
        <w:t xml:space="preserve"> Interconnect. </w:t>
      </w:r>
    </w:p>
    <w:p w14:paraId="05425AAA" w14:textId="7E5B91C9" w:rsidR="003F1E75" w:rsidRPr="005F2D46" w:rsidRDefault="003F1E75" w:rsidP="003F1E75">
      <w:pPr>
        <w:pStyle w:val="BodyText"/>
        <w:numPr>
          <w:ilvl w:val="0"/>
          <w:numId w:val="13"/>
        </w:numPr>
        <w:spacing w:before="0" w:line="480" w:lineRule="auto"/>
        <w:rPr>
          <w:b/>
          <w:bCs/>
        </w:rPr>
      </w:pPr>
      <w:r w:rsidRPr="005F2D46">
        <w:rPr>
          <w:b/>
          <w:bCs/>
        </w:rPr>
        <w:lastRenderedPageBreak/>
        <w:t>Zynq Processing System</w:t>
      </w:r>
    </w:p>
    <w:p w14:paraId="19F4BE4A" w14:textId="2C9A94D8" w:rsidR="000E6117" w:rsidRPr="005F2D46" w:rsidRDefault="000E6117" w:rsidP="005A254B">
      <w:pPr>
        <w:pStyle w:val="BodyText"/>
        <w:spacing w:before="0" w:line="480" w:lineRule="auto"/>
        <w:ind w:left="792" w:right="864" w:firstLine="288"/>
        <w:jc w:val="both"/>
      </w:pPr>
      <w:r w:rsidRPr="005F2D46">
        <w:t>This is the instanton of the PS</w:t>
      </w:r>
      <w:r w:rsidR="00554A7C" w:rsidRPr="005F2D46">
        <w:t xml:space="preserve"> that must be included in every project for the ARM processor to run the application. The PS block has configuration options that can only be set at the hardware level such as enabling interfaces, defining clock frequency, setting interrupts, managing MIO configurations, and many more. For this project, the following configurations were done:</w:t>
      </w:r>
    </w:p>
    <w:p w14:paraId="3CDAC986" w14:textId="096E216D" w:rsidR="00554A7C" w:rsidRPr="005F2D46" w:rsidRDefault="00554A7C" w:rsidP="00737E7D">
      <w:pPr>
        <w:pStyle w:val="BodyText"/>
        <w:numPr>
          <w:ilvl w:val="0"/>
          <w:numId w:val="14"/>
        </w:numPr>
        <w:spacing w:before="0" w:line="480" w:lineRule="auto"/>
        <w:jc w:val="both"/>
        <w:rPr>
          <w:b/>
          <w:bCs/>
        </w:rPr>
      </w:pPr>
      <w:r w:rsidRPr="005F2D46">
        <w:t xml:space="preserve">Clock configuration: </w:t>
      </w:r>
      <w:r w:rsidR="009F26F6" w:rsidRPr="005F2D46">
        <w:t>The CPU clock is automatically set to 667MHz along with a default PL fabric clock at 50MHz. The PL fabric clock sets the PS and PL to the same clock frequency.</w:t>
      </w:r>
    </w:p>
    <w:p w14:paraId="3F17179B" w14:textId="31824CFD" w:rsidR="009F26F6" w:rsidRPr="005F2D46" w:rsidRDefault="009F26F6" w:rsidP="00737E7D">
      <w:pPr>
        <w:pStyle w:val="BodyText"/>
        <w:numPr>
          <w:ilvl w:val="0"/>
          <w:numId w:val="14"/>
        </w:numPr>
        <w:spacing w:before="0" w:line="480" w:lineRule="auto"/>
        <w:jc w:val="both"/>
        <w:rPr>
          <w:b/>
          <w:bCs/>
        </w:rPr>
      </w:pPr>
      <w:r w:rsidRPr="005F2D46">
        <w:t>MIO Configuration: UART1 interface enabled with IO property set to MIO. This allows an output port to be defined for this block design</w:t>
      </w:r>
      <w:r w:rsidR="00341094" w:rsidRPr="005F2D46">
        <w:t xml:space="preserve"> which can stream data.</w:t>
      </w:r>
    </w:p>
    <w:p w14:paraId="6ED05BA0" w14:textId="51AB758C" w:rsidR="00341094" w:rsidRPr="005F2D46" w:rsidRDefault="00341094" w:rsidP="00737E7D">
      <w:pPr>
        <w:pStyle w:val="BodyText"/>
        <w:numPr>
          <w:ilvl w:val="0"/>
          <w:numId w:val="14"/>
        </w:numPr>
        <w:spacing w:before="0" w:line="480" w:lineRule="auto"/>
        <w:jc w:val="both"/>
        <w:rPr>
          <w:b/>
          <w:bCs/>
        </w:rPr>
      </w:pPr>
      <w:r w:rsidRPr="005F2D46">
        <w:t>PS-PL Configuration: UART1 should be set to a baud rate of 115,200.</w:t>
      </w:r>
    </w:p>
    <w:p w14:paraId="629E084B" w14:textId="1E4A0205" w:rsidR="003F1E75" w:rsidRPr="005F2D46" w:rsidRDefault="003F1E75" w:rsidP="003F1E75">
      <w:pPr>
        <w:pStyle w:val="BodyText"/>
        <w:numPr>
          <w:ilvl w:val="0"/>
          <w:numId w:val="13"/>
        </w:numPr>
        <w:spacing w:before="0" w:line="480" w:lineRule="auto"/>
        <w:rPr>
          <w:b/>
          <w:bCs/>
        </w:rPr>
      </w:pPr>
      <w:r w:rsidRPr="005F2D46">
        <w:rPr>
          <w:b/>
          <w:bCs/>
        </w:rPr>
        <w:t>Processor System Reset</w:t>
      </w:r>
    </w:p>
    <w:p w14:paraId="183C4D24" w14:textId="6837778F" w:rsidR="00341094" w:rsidRPr="005F2D46" w:rsidRDefault="00341094" w:rsidP="005A254B">
      <w:pPr>
        <w:pStyle w:val="BodyText"/>
        <w:spacing w:before="0" w:line="480" w:lineRule="auto"/>
        <w:ind w:left="792" w:right="864" w:firstLine="288"/>
        <w:jc w:val="both"/>
      </w:pPr>
      <w:r w:rsidRPr="005F2D46">
        <w:t>This block is automatically generated by adding the PS to a hardware design which provides resets to the entire system such as peripherals, interconnects and the processor. All connections for this block are automated using block and connection automation tool.</w:t>
      </w:r>
    </w:p>
    <w:p w14:paraId="17457479" w14:textId="32F2A6AE" w:rsidR="003F1E75" w:rsidRPr="005F2D46" w:rsidRDefault="003F1E75" w:rsidP="00737E7D">
      <w:pPr>
        <w:pStyle w:val="BodyText"/>
        <w:numPr>
          <w:ilvl w:val="0"/>
          <w:numId w:val="13"/>
        </w:numPr>
        <w:spacing w:before="0" w:line="480" w:lineRule="auto"/>
        <w:jc w:val="both"/>
        <w:rPr>
          <w:b/>
          <w:bCs/>
        </w:rPr>
      </w:pPr>
      <w:r w:rsidRPr="005F2D46">
        <w:rPr>
          <w:b/>
          <w:bCs/>
        </w:rPr>
        <w:t>AXI Peripherals Connect</w:t>
      </w:r>
    </w:p>
    <w:p w14:paraId="668B77F4" w14:textId="512B2359" w:rsidR="00341094" w:rsidRPr="005F2D46" w:rsidRDefault="00341094" w:rsidP="005A254B">
      <w:pPr>
        <w:pStyle w:val="BodyText"/>
        <w:spacing w:before="0" w:line="480" w:lineRule="auto"/>
        <w:ind w:left="792" w:right="864" w:firstLine="288"/>
        <w:jc w:val="both"/>
        <w:rPr>
          <w:b/>
          <w:bCs/>
        </w:rPr>
      </w:pPr>
      <w:r w:rsidRPr="005F2D46">
        <w:t>Generated when a PS and PL block are not connected in a hardware design.</w:t>
      </w:r>
      <w:r w:rsidR="00075F3F" w:rsidRPr="005F2D46">
        <w:t xml:space="preserve"> This block allows peripherals to be connected using AXI interconnect which provides communication between PS-PL. Connections are automated as well.</w:t>
      </w:r>
    </w:p>
    <w:p w14:paraId="49035946" w14:textId="7EF7F6C1" w:rsidR="003F1E75" w:rsidRPr="005F2D46" w:rsidRDefault="003F1E75" w:rsidP="00737E7D">
      <w:pPr>
        <w:pStyle w:val="BodyText"/>
        <w:numPr>
          <w:ilvl w:val="0"/>
          <w:numId w:val="13"/>
        </w:numPr>
        <w:spacing w:before="0" w:line="480" w:lineRule="auto"/>
        <w:jc w:val="both"/>
        <w:rPr>
          <w:b/>
          <w:bCs/>
        </w:rPr>
      </w:pPr>
      <w:r w:rsidRPr="005F2D46">
        <w:rPr>
          <w:b/>
          <w:bCs/>
        </w:rPr>
        <w:t>Pmod AD2</w:t>
      </w:r>
    </w:p>
    <w:p w14:paraId="60570DF2" w14:textId="5FEF5C33" w:rsidR="00F66C18" w:rsidRPr="005F2D46" w:rsidRDefault="00075F3F" w:rsidP="005A254B">
      <w:pPr>
        <w:pStyle w:val="BodyText"/>
        <w:spacing w:before="0" w:line="480" w:lineRule="auto"/>
        <w:ind w:left="792" w:right="864" w:firstLine="288"/>
        <w:jc w:val="both"/>
      </w:pPr>
      <w:r w:rsidRPr="005F2D46">
        <w:lastRenderedPageBreak/>
        <w:t xml:space="preserve">The Pmod AD2 needs to be enabled from the IP catalog for usage which will </w:t>
      </w:r>
      <w:r w:rsidR="00201D2E">
        <w:t>perform</w:t>
      </w:r>
      <w:r w:rsidRPr="005F2D46">
        <w:t xml:space="preserve"> ADC conversions. </w:t>
      </w:r>
      <w:r w:rsidR="00F66C18" w:rsidRPr="005F2D46">
        <w:t xml:space="preserve">Recall, the Pmod AD2 has four channels with up-to 12-bit resolution and reads from the channels sequentially. The </w:t>
      </w:r>
      <w:r w:rsidR="00DA7D30" w:rsidRPr="005F2D46">
        <w:t xml:space="preserve">interface </w:t>
      </w:r>
      <w:r w:rsidR="00F66C18" w:rsidRPr="005F2D46">
        <w:t xml:space="preserve">output port of the Pmod must be made into an external connection so the IP block can be mapped to the FPGA pins that connect to the physical Pmod AD2. </w:t>
      </w:r>
    </w:p>
    <w:p w14:paraId="1114DC7C" w14:textId="77777777" w:rsidR="00201D2E" w:rsidRDefault="00F66C18" w:rsidP="005A254B">
      <w:pPr>
        <w:pStyle w:val="BodyText"/>
        <w:spacing w:before="0" w:line="480" w:lineRule="auto"/>
        <w:ind w:left="792" w:right="864" w:firstLine="288"/>
        <w:jc w:val="both"/>
      </w:pPr>
      <w:r w:rsidRPr="005F2D46">
        <w:t xml:space="preserve">After integrating and testing the system, it was noticed that when using the Pmod AD2 on the heart rate sensor alone, the BPM calculations were spot on. When two sensors such as heart rate and GSR are connected to the Pmod AD2, the device begins to read from the channels sequentially. This creates a small delay that can corrupt the BPM calculations because it’s almost like the sample rate is halved due to the sequential reads </w:t>
      </w:r>
      <w:r w:rsidR="008A67FF" w:rsidRPr="005F2D46">
        <w:t>and the UART can only print so fast.</w:t>
      </w:r>
    </w:p>
    <w:p w14:paraId="09C239C3" w14:textId="6D17D9D8" w:rsidR="00075F3F" w:rsidRPr="005F2D46" w:rsidRDefault="008A67FF" w:rsidP="005A254B">
      <w:pPr>
        <w:pStyle w:val="BodyText"/>
        <w:spacing w:before="0" w:line="480" w:lineRule="auto"/>
        <w:ind w:left="792" w:right="864" w:firstLine="288"/>
        <w:jc w:val="both"/>
      </w:pPr>
      <w:r w:rsidRPr="005F2D46">
        <w:t>One way to resolve this is by increasing the UART baud rate to 115,200 so it can print the measurement much quicker and can move onto the next sequential read sooner.</w:t>
      </w:r>
      <w:r w:rsidR="00F66C18" w:rsidRPr="005F2D46">
        <w:t xml:space="preserve"> </w:t>
      </w:r>
      <w:r w:rsidR="000838FE" w:rsidRPr="005F2D46">
        <w:t>Therefore,</w:t>
      </w:r>
      <w:r w:rsidRPr="005F2D46">
        <w:t xml:space="preserve"> the baud rate for the UART needs to be set to 115,200 otherwise the BPM calculation will be skewed.</w:t>
      </w:r>
    </w:p>
    <w:p w14:paraId="1943B22C" w14:textId="0346A508" w:rsidR="003F1E75" w:rsidRPr="005F2D46" w:rsidRDefault="003F1E75" w:rsidP="003F1E75">
      <w:pPr>
        <w:pStyle w:val="BodyText"/>
        <w:numPr>
          <w:ilvl w:val="0"/>
          <w:numId w:val="13"/>
        </w:numPr>
        <w:spacing w:before="0" w:line="480" w:lineRule="auto"/>
        <w:rPr>
          <w:b/>
          <w:bCs/>
        </w:rPr>
      </w:pPr>
      <w:r w:rsidRPr="005F2D46">
        <w:rPr>
          <w:b/>
          <w:bCs/>
        </w:rPr>
        <w:t>Pmod OLED</w:t>
      </w:r>
    </w:p>
    <w:p w14:paraId="1EE3DBA7" w14:textId="5732531E" w:rsidR="008A67FF" w:rsidRPr="005F2D46" w:rsidRDefault="008A67FF" w:rsidP="005A254B">
      <w:pPr>
        <w:pStyle w:val="BodyText"/>
        <w:spacing w:before="0" w:line="480" w:lineRule="auto"/>
        <w:ind w:left="792" w:right="864" w:firstLine="288"/>
        <w:jc w:val="both"/>
      </w:pPr>
      <w:r w:rsidRPr="005F2D46">
        <w:t xml:space="preserve">The OLED display needs to be enabled from the IP catalog to be included in the design and will allow </w:t>
      </w:r>
      <w:r w:rsidR="0084376B" w:rsidRPr="005F2D46">
        <w:t>writing</w:t>
      </w:r>
      <w:r w:rsidRPr="005F2D46">
        <w:t xml:space="preserve"> to the display such as printing the measurements, text, or an image. The </w:t>
      </w:r>
      <w:r w:rsidR="00A11EB3" w:rsidRPr="005F2D46">
        <w:t xml:space="preserve">interface </w:t>
      </w:r>
      <w:r w:rsidRPr="005F2D46">
        <w:t>output port needs to be made into an external connection</w:t>
      </w:r>
      <w:r w:rsidR="00DA7D30" w:rsidRPr="005F2D46">
        <w:t xml:space="preserve"> allowing the pins to be mapped to the FPGA pins.</w:t>
      </w:r>
    </w:p>
    <w:p w14:paraId="4606D555" w14:textId="18983F5F" w:rsidR="003F1E75" w:rsidRPr="005F2D46" w:rsidRDefault="003F1E75" w:rsidP="003F1E75">
      <w:pPr>
        <w:pStyle w:val="BodyText"/>
        <w:numPr>
          <w:ilvl w:val="0"/>
          <w:numId w:val="13"/>
        </w:numPr>
        <w:spacing w:before="0" w:line="480" w:lineRule="auto"/>
        <w:rPr>
          <w:b/>
          <w:bCs/>
        </w:rPr>
      </w:pPr>
      <w:r w:rsidRPr="005F2D46">
        <w:rPr>
          <w:b/>
          <w:bCs/>
        </w:rPr>
        <w:t>Pmod TC1</w:t>
      </w:r>
    </w:p>
    <w:p w14:paraId="66B66439" w14:textId="10D2DCB6" w:rsidR="005D63E7" w:rsidRDefault="00DA7D30" w:rsidP="005A254B">
      <w:pPr>
        <w:pStyle w:val="BodyText"/>
        <w:spacing w:before="0" w:line="480" w:lineRule="auto"/>
        <w:ind w:left="792" w:right="864" w:firstLine="288"/>
        <w:jc w:val="both"/>
      </w:pPr>
      <w:r w:rsidRPr="005F2D46">
        <w:t xml:space="preserve">Just like previous Pmod’s, this IP block can be enabled from the IP catalog. The Pmod TC1 is a read-only device meaning that the Zynq (master) can only </w:t>
      </w:r>
      <w:r w:rsidRPr="005F2D46">
        <w:lastRenderedPageBreak/>
        <w:t>read from the module. Unlike the previous Pmod’s, only four ports of the Pmod interface output will be made into an external connection such as</w:t>
      </w:r>
      <w:r w:rsidR="0002016A" w:rsidRPr="005F2D46">
        <w:t xml:space="preserve"> Pmod_out_pin1_o, Pmod_out_pin2_o, Pmod_out_pin3_o and Pmod</w:t>
      </w:r>
      <w:r w:rsidRPr="005F2D46">
        <w:t>_out_pin4_o.</w:t>
      </w:r>
      <w:r w:rsidR="00774950" w:rsidRPr="005F2D46">
        <w:t xml:space="preserve"> I renamed the external ports as CS, MOSI, MISO, and SCK (pin1-4) to map the FPGA pins </w:t>
      </w:r>
      <w:r w:rsidR="00A11EB3" w:rsidRPr="005F2D46">
        <w:t>easier.</w:t>
      </w:r>
    </w:p>
    <w:p w14:paraId="708AE801" w14:textId="77777777" w:rsidR="000C31BF" w:rsidRPr="005F2D46" w:rsidRDefault="000C31BF" w:rsidP="000C31BF">
      <w:pPr>
        <w:pStyle w:val="BodyText"/>
        <w:keepNext/>
        <w:spacing w:before="0" w:line="480" w:lineRule="auto"/>
        <w:ind w:right="845"/>
        <w:jc w:val="center"/>
      </w:pPr>
      <w:r w:rsidRPr="005F2D46">
        <w:rPr>
          <w:noProof/>
        </w:rPr>
        <w:drawing>
          <wp:inline distT="0" distB="0" distL="0" distR="0" wp14:anchorId="63FF8CC4" wp14:editId="5DC83256">
            <wp:extent cx="5249271" cy="2971800"/>
            <wp:effectExtent l="0" t="0" r="889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52"/>
                    <a:stretch>
                      <a:fillRect/>
                    </a:stretch>
                  </pic:blipFill>
                  <pic:spPr>
                    <a:xfrm>
                      <a:off x="0" y="0"/>
                      <a:ext cx="5304490" cy="3003061"/>
                    </a:xfrm>
                    <a:prstGeom prst="rect">
                      <a:avLst/>
                    </a:prstGeom>
                  </pic:spPr>
                </pic:pic>
              </a:graphicData>
            </a:graphic>
          </wp:inline>
        </w:drawing>
      </w:r>
    </w:p>
    <w:p w14:paraId="0469F93A" w14:textId="6444BC52" w:rsidR="000C31BF" w:rsidRPr="000C31BF" w:rsidRDefault="000C31BF" w:rsidP="000C31BF">
      <w:pPr>
        <w:pStyle w:val="Caption"/>
        <w:jc w:val="center"/>
        <w:rPr>
          <w:sz w:val="24"/>
          <w:szCs w:val="24"/>
        </w:rPr>
      </w:pPr>
      <w:bookmarkStart w:id="865" w:name="_Ref118403583"/>
      <w:bookmarkStart w:id="866" w:name="_Toc118460316"/>
      <w:bookmarkStart w:id="867" w:name="_Toc119577601"/>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24</w:t>
      </w:r>
      <w:r w:rsidRPr="005F2D46">
        <w:rPr>
          <w:noProof/>
          <w:sz w:val="24"/>
          <w:szCs w:val="24"/>
        </w:rPr>
        <w:fldChar w:fldCharType="end"/>
      </w:r>
      <w:bookmarkEnd w:id="865"/>
      <w:r w:rsidRPr="005F2D46">
        <w:rPr>
          <w:sz w:val="24"/>
          <w:szCs w:val="24"/>
        </w:rPr>
        <w:t>. Sensors with OLED display block design</w:t>
      </w:r>
      <w:bookmarkEnd w:id="866"/>
      <w:bookmarkEnd w:id="867"/>
    </w:p>
    <w:p w14:paraId="632DDA2E" w14:textId="6434AEB5" w:rsidR="005C7469" w:rsidRPr="005F2D46" w:rsidRDefault="00394969" w:rsidP="00D71D77">
      <w:pPr>
        <w:pStyle w:val="Heading1"/>
        <w:numPr>
          <w:ilvl w:val="1"/>
          <w:numId w:val="2"/>
        </w:numPr>
        <w:tabs>
          <w:tab w:val="left" w:pos="1383"/>
        </w:tabs>
        <w:spacing w:before="0"/>
        <w:ind w:left="1081" w:hanging="361"/>
      </w:pPr>
      <w:bookmarkStart w:id="868" w:name="_Toc119581019"/>
      <w:r w:rsidRPr="005F2D46">
        <w:t>Constraints</w:t>
      </w:r>
      <w:bookmarkEnd w:id="868"/>
    </w:p>
    <w:p w14:paraId="48814F2D" w14:textId="77777777" w:rsidR="00D71D77" w:rsidRPr="005F2D46" w:rsidRDefault="00D71D77" w:rsidP="00D71D77">
      <w:pPr>
        <w:pStyle w:val="Heading1"/>
        <w:tabs>
          <w:tab w:val="left" w:pos="1383"/>
        </w:tabs>
        <w:spacing w:before="0"/>
        <w:ind w:left="1081" w:firstLine="0"/>
      </w:pPr>
    </w:p>
    <w:p w14:paraId="19B41301" w14:textId="414ED0FB" w:rsidR="00A11EB3" w:rsidRPr="005F2D46" w:rsidRDefault="00A11EB3" w:rsidP="00BD1439">
      <w:pPr>
        <w:pStyle w:val="BodyText"/>
        <w:spacing w:before="0" w:line="480" w:lineRule="auto"/>
        <w:ind w:left="792" w:right="864" w:firstLine="241"/>
        <w:jc w:val="both"/>
      </w:pPr>
      <w:r w:rsidRPr="005F2D46">
        <w:t xml:space="preserve">After creating HDL wrapper of block design and successfully synthesizing design, the external output interfaces and ports can be mapped creating a constraint file or configuring the I/O ports from IO planning layout. I synthesized the design and then used the IO planning layout since the GUI and constraint file can sometimes have bugs like not setting the </w:t>
      </w:r>
      <w:r w:rsidR="005C7469" w:rsidRPr="005F2D46">
        <w:t>pins to the correct Pmod port.</w:t>
      </w:r>
    </w:p>
    <w:p w14:paraId="291F47B9" w14:textId="0FA2881D" w:rsidR="005C7469" w:rsidRPr="005F2D46" w:rsidRDefault="005C7469" w:rsidP="00BD1439">
      <w:pPr>
        <w:pStyle w:val="BodyText"/>
        <w:spacing w:before="0" w:line="480" w:lineRule="auto"/>
        <w:ind w:left="792" w:right="864" w:firstLine="241"/>
        <w:jc w:val="both"/>
      </w:pPr>
      <w:r w:rsidRPr="005F2D46">
        <w:t xml:space="preserve">The Zybo Z7-20 has six Pmod ports with a variety of capabilities such as high speed, standard, MIO and XADC. For the current hardware setup, only Pmod ports JB-JC are </w:t>
      </w:r>
      <w:r w:rsidR="000838FE" w:rsidRPr="005F2D46">
        <w:t>needed,</w:t>
      </w:r>
      <w:r w:rsidRPr="005F2D46">
        <w:t xml:space="preserve"> and they are high speed ports. These ports allow for </w:t>
      </w:r>
      <w:r w:rsidRPr="005F2D46">
        <w:lastRenderedPageBreak/>
        <w:t>maximum switching speeds by routing the data signals as impedance matched differential signals</w:t>
      </w:r>
      <w:r w:rsidR="002140C1" w:rsidRPr="005F2D46">
        <w:t>.</w:t>
      </w:r>
    </w:p>
    <w:p w14:paraId="2F965944" w14:textId="77777777" w:rsidR="00455D81" w:rsidRDefault="000E135E" w:rsidP="00BD1439">
      <w:pPr>
        <w:pStyle w:val="BodyText"/>
        <w:spacing w:before="0" w:line="480" w:lineRule="auto"/>
        <w:ind w:left="792" w:right="864" w:firstLine="359"/>
        <w:jc w:val="both"/>
      </w:pPr>
      <w:r w:rsidRPr="005F2D46">
        <w:t xml:space="preserve">The Zybo Z7-20 pins follow the convention on Figure[x] and the interface output ports must be mapped to corresponding Pmod ports to interface with sensors and modules correctly. When mapping </w:t>
      </w:r>
      <w:r w:rsidR="00437CE6" w:rsidRPr="005F2D46">
        <w:t xml:space="preserve">Pmod or I/O ports, sometimes additional hardware setup is needed. For example, using an I2C peripheral requires pull-up resistors on the SDA and SCK </w:t>
      </w:r>
      <w:r w:rsidR="00D54150" w:rsidRPr="005F2D46">
        <w:t xml:space="preserve">wire to keep the digital output at a defined logic state, no ambiguity. </w:t>
      </w:r>
    </w:p>
    <w:p w14:paraId="57CD51F3" w14:textId="796EED66" w:rsidR="00A11EB3" w:rsidRPr="005F2D46" w:rsidRDefault="003C0099" w:rsidP="00BD1439">
      <w:pPr>
        <w:pStyle w:val="BodyText"/>
        <w:spacing w:before="0" w:line="480" w:lineRule="auto"/>
        <w:ind w:left="792" w:right="864" w:firstLine="359"/>
        <w:jc w:val="both"/>
      </w:pPr>
      <w:r w:rsidRPr="005F2D46">
        <w:t>With</w:t>
      </w:r>
      <w:r>
        <w:t xml:space="preserve"> </w:t>
      </w:r>
      <w:r w:rsidRPr="005F2D46">
        <w:t>peripherals</w:t>
      </w:r>
      <w:r w:rsidR="00D54150" w:rsidRPr="005F2D46">
        <w:t xml:space="preserve"> like Pmod </w:t>
      </w:r>
      <w:r w:rsidR="001E73ED" w:rsidRPr="005F2D46">
        <w:t>TMP3</w:t>
      </w:r>
      <w:r>
        <w:t>,</w:t>
      </w:r>
      <w:r w:rsidR="00D54150" w:rsidRPr="005F2D46">
        <w:t xml:space="preserve"> come with jumper pins that allow you to enable pull</w:t>
      </w:r>
      <w:r w:rsidR="002E616A" w:rsidRPr="005F2D46">
        <w:t>-</w:t>
      </w:r>
      <w:r w:rsidR="00D54150" w:rsidRPr="005F2D46">
        <w:t>up</w:t>
      </w:r>
      <w:r w:rsidR="002E616A" w:rsidRPr="005F2D46">
        <w:t xml:space="preserve"> or pull-down</w:t>
      </w:r>
      <w:r w:rsidR="00D54150" w:rsidRPr="005F2D46">
        <w:t xml:space="preserve"> resistors, other modules provide an actual resistor ranging from 4.7k-10k, and other cases, they don’t provide you the resistor. </w:t>
      </w:r>
      <w:r w:rsidR="000E135E" w:rsidRPr="005F2D46">
        <w:t xml:space="preserve">Note, the IO planning layout displays all options for </w:t>
      </w:r>
      <w:r w:rsidR="00437CE6" w:rsidRPr="005F2D46">
        <w:t xml:space="preserve">configuring the I/O ports. In the I/O port settings, there are options like setting the I/O standard, drive strength, slew type, </w:t>
      </w:r>
      <w:r w:rsidR="001E73ED" w:rsidRPr="005F2D46">
        <w:t xml:space="preserve">and </w:t>
      </w:r>
      <w:r w:rsidR="00437CE6" w:rsidRPr="005F2D46">
        <w:t>pull type among others.</w:t>
      </w:r>
      <w:r w:rsidR="00A11EB3" w:rsidRPr="005F2D46">
        <w:t xml:space="preserve"> </w:t>
      </w:r>
    </w:p>
    <w:p w14:paraId="515D8BF9" w14:textId="13F07BA6" w:rsidR="00FC268D" w:rsidRPr="005F2D46" w:rsidRDefault="000E135E" w:rsidP="00F87D8D">
      <w:pPr>
        <w:pStyle w:val="BodyText"/>
        <w:keepNext/>
        <w:spacing w:before="0" w:line="480" w:lineRule="auto"/>
        <w:ind w:firstLine="720"/>
      </w:pPr>
      <w:r w:rsidRPr="005F2D46">
        <w:rPr>
          <w:noProof/>
        </w:rPr>
        <w:drawing>
          <wp:inline distT="0" distB="0" distL="0" distR="0" wp14:anchorId="1C8A1EB1" wp14:editId="47A762E7">
            <wp:extent cx="4616698" cy="18505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8938" cy="1883537"/>
                    </a:xfrm>
                    <a:prstGeom prst="rect">
                      <a:avLst/>
                    </a:prstGeom>
                  </pic:spPr>
                </pic:pic>
              </a:graphicData>
            </a:graphic>
          </wp:inline>
        </w:drawing>
      </w:r>
    </w:p>
    <w:p w14:paraId="5A95633B" w14:textId="31C80576" w:rsidR="00A6271F" w:rsidRPr="005F2D46" w:rsidRDefault="00FC268D" w:rsidP="00FC268D">
      <w:pPr>
        <w:pStyle w:val="Caption"/>
        <w:jc w:val="center"/>
        <w:rPr>
          <w:sz w:val="24"/>
          <w:szCs w:val="24"/>
        </w:rPr>
      </w:pPr>
      <w:bookmarkStart w:id="869" w:name="_Toc118460318"/>
      <w:bookmarkStart w:id="870" w:name="_Toc119577602"/>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25</w:t>
      </w:r>
      <w:r w:rsidRPr="005F2D46">
        <w:rPr>
          <w:sz w:val="24"/>
          <w:szCs w:val="24"/>
        </w:rPr>
        <w:fldChar w:fldCharType="end"/>
      </w:r>
      <w:r w:rsidRPr="005F2D46">
        <w:rPr>
          <w:sz w:val="24"/>
          <w:szCs w:val="24"/>
        </w:rPr>
        <w:t>. Pmod Connectors</w:t>
      </w:r>
      <w:bookmarkEnd w:id="869"/>
      <w:bookmarkEnd w:id="870"/>
    </w:p>
    <w:p w14:paraId="051E00D6" w14:textId="4E28BC9F" w:rsidR="002E616A" w:rsidRPr="005F2D46" w:rsidRDefault="00D54150" w:rsidP="00455D81">
      <w:pPr>
        <w:pStyle w:val="BodyText"/>
        <w:spacing w:before="0" w:line="480" w:lineRule="auto"/>
        <w:ind w:left="792" w:right="864" w:firstLine="648"/>
        <w:jc w:val="both"/>
      </w:pPr>
      <w:r w:rsidRPr="005F2D46">
        <w:t>Pmod ports JB-J</w:t>
      </w:r>
      <w:r w:rsidR="00A6271F" w:rsidRPr="005F2D46">
        <w:t>D</w:t>
      </w:r>
      <w:r w:rsidRPr="005F2D46">
        <w:t xml:space="preserve"> were </w:t>
      </w:r>
      <w:r w:rsidR="00201D2E" w:rsidRPr="005F2D46">
        <w:t>utilized,</w:t>
      </w:r>
      <w:r w:rsidRPr="005F2D46">
        <w:t xml:space="preserve"> and JB was mapped to Pmod AD2, JC</w:t>
      </w:r>
      <w:r w:rsidR="00A6271F" w:rsidRPr="005F2D46">
        <w:t xml:space="preserve"> to Pmod TC1, and JD to Pmod OLED.</w:t>
      </w:r>
      <w:r w:rsidRPr="005F2D46">
        <w:t xml:space="preserve"> </w:t>
      </w:r>
      <w:r w:rsidR="001E73ED" w:rsidRPr="005F2D46">
        <w:t>For the Pmod AD2, the pull type options can be used to enable pull-up or pull-down resistors s</w:t>
      </w:r>
      <w:r w:rsidR="002E616A" w:rsidRPr="005F2D46">
        <w:t xml:space="preserve">ince the Pmod does not have </w:t>
      </w:r>
      <w:r w:rsidR="002E616A" w:rsidRPr="005F2D46">
        <w:lastRenderedPageBreak/>
        <w:t>pullup resistors</w:t>
      </w:r>
      <w:r w:rsidR="001E73ED" w:rsidRPr="005F2D46">
        <w:t xml:space="preserve">. </w:t>
      </w:r>
      <w:r w:rsidR="002E616A" w:rsidRPr="005F2D46">
        <w:t>The I/O standard for all ports should be set to LVCMOS33, meaning the pin is now 3.3V tolerant. After all that, the tedious part is left which is to map the ports to a designated FPGA Pmod pin. The Pmod ports are GPIO’s that can be used as either input or output or bidirectional ports. Note, constraints are used to map the Zynq PL I/O pins to the FPGA Pmod pins.</w:t>
      </w:r>
    </w:p>
    <w:p w14:paraId="0D80EEB7" w14:textId="38933E09" w:rsidR="00CF0DF9" w:rsidRPr="005F2D46" w:rsidRDefault="00CF0DF9" w:rsidP="00CF0DF9">
      <w:pPr>
        <w:pStyle w:val="Caption"/>
        <w:keepNext/>
        <w:jc w:val="center"/>
        <w:rPr>
          <w:sz w:val="24"/>
          <w:szCs w:val="24"/>
        </w:rPr>
      </w:pPr>
      <w:bookmarkStart w:id="871" w:name="_Toc119581060"/>
      <w:r w:rsidRPr="005F2D46">
        <w:rPr>
          <w:sz w:val="24"/>
          <w:szCs w:val="24"/>
        </w:rPr>
        <w:t xml:space="preserve">Table </w:t>
      </w:r>
      <w:r w:rsidRPr="005F2D46">
        <w:rPr>
          <w:sz w:val="24"/>
          <w:szCs w:val="24"/>
        </w:rPr>
        <w:fldChar w:fldCharType="begin"/>
      </w:r>
      <w:r w:rsidRPr="005F2D46">
        <w:rPr>
          <w:sz w:val="24"/>
          <w:szCs w:val="24"/>
        </w:rPr>
        <w:instrText xml:space="preserve"> SEQ Table \* ARABIC </w:instrText>
      </w:r>
      <w:r w:rsidRPr="005F2D46">
        <w:rPr>
          <w:sz w:val="24"/>
          <w:szCs w:val="24"/>
        </w:rPr>
        <w:fldChar w:fldCharType="separate"/>
      </w:r>
      <w:r w:rsidR="00D725D8">
        <w:rPr>
          <w:noProof/>
          <w:sz w:val="24"/>
          <w:szCs w:val="24"/>
        </w:rPr>
        <w:t>1</w:t>
      </w:r>
      <w:r w:rsidRPr="005F2D46">
        <w:rPr>
          <w:sz w:val="24"/>
          <w:szCs w:val="24"/>
        </w:rPr>
        <w:fldChar w:fldCharType="end"/>
      </w:r>
      <w:r w:rsidRPr="005F2D46">
        <w:rPr>
          <w:sz w:val="24"/>
          <w:szCs w:val="24"/>
        </w:rPr>
        <w:t>. Constraints for Pmod AD2</w:t>
      </w:r>
      <w:bookmarkEnd w:id="871"/>
    </w:p>
    <w:tbl>
      <w:tblPr>
        <w:tblStyle w:val="TableGrid"/>
        <w:tblW w:w="0" w:type="auto"/>
        <w:jc w:val="center"/>
        <w:tblLook w:val="04A0" w:firstRow="1" w:lastRow="0" w:firstColumn="1" w:lastColumn="0" w:noHBand="0" w:noVBand="1"/>
      </w:tblPr>
      <w:tblGrid>
        <w:gridCol w:w="2306"/>
        <w:gridCol w:w="1432"/>
        <w:gridCol w:w="1194"/>
      </w:tblGrid>
      <w:tr w:rsidR="002A7280" w:rsidRPr="005F2D46" w14:paraId="6CEAD72A" w14:textId="77777777" w:rsidTr="002A7280">
        <w:trPr>
          <w:trHeight w:val="561"/>
          <w:jc w:val="center"/>
        </w:trPr>
        <w:tc>
          <w:tcPr>
            <w:tcW w:w="2306" w:type="dxa"/>
          </w:tcPr>
          <w:p w14:paraId="5B4F9C18" w14:textId="63E00F1D" w:rsidR="008A551F" w:rsidRPr="005F2D46" w:rsidRDefault="008A551F" w:rsidP="002A7280">
            <w:pPr>
              <w:pStyle w:val="BodyText"/>
              <w:spacing w:before="0"/>
            </w:pPr>
            <w:r w:rsidRPr="005F2D46">
              <w:t>Block Diagram Port</w:t>
            </w:r>
            <w:r w:rsidR="002A7280" w:rsidRPr="005F2D46">
              <w:t>:</w:t>
            </w:r>
            <w:r w:rsidRPr="005F2D46">
              <w:t xml:space="preserve"> </w:t>
            </w:r>
            <w:r w:rsidR="002A7280" w:rsidRPr="005F2D46">
              <w:t>Pmod_out_0</w:t>
            </w:r>
          </w:p>
        </w:tc>
        <w:tc>
          <w:tcPr>
            <w:tcW w:w="1432" w:type="dxa"/>
          </w:tcPr>
          <w:p w14:paraId="18241F3C" w14:textId="397475C7" w:rsidR="008A551F" w:rsidRPr="005F2D46" w:rsidRDefault="008A551F" w:rsidP="002A7280">
            <w:pPr>
              <w:pStyle w:val="BodyText"/>
              <w:spacing w:before="0"/>
            </w:pPr>
            <w:r w:rsidRPr="005F2D46">
              <w:t>Package pin</w:t>
            </w:r>
          </w:p>
        </w:tc>
        <w:tc>
          <w:tcPr>
            <w:tcW w:w="1194" w:type="dxa"/>
          </w:tcPr>
          <w:p w14:paraId="3CCF0475" w14:textId="469F84FB" w:rsidR="008A551F" w:rsidRPr="005F2D46" w:rsidRDefault="008A551F" w:rsidP="002A7280">
            <w:pPr>
              <w:pStyle w:val="BodyText"/>
              <w:spacing w:before="0"/>
            </w:pPr>
            <w:r w:rsidRPr="005F2D46">
              <w:t>Pmod pin</w:t>
            </w:r>
          </w:p>
        </w:tc>
      </w:tr>
      <w:tr w:rsidR="002A7280" w:rsidRPr="005F2D46" w14:paraId="767A5F7D" w14:textId="77777777" w:rsidTr="002A7280">
        <w:trPr>
          <w:trHeight w:val="264"/>
          <w:jc w:val="center"/>
        </w:trPr>
        <w:tc>
          <w:tcPr>
            <w:tcW w:w="2306" w:type="dxa"/>
          </w:tcPr>
          <w:p w14:paraId="084D5E39" w14:textId="4FEB7E1B" w:rsidR="002A7280" w:rsidRPr="005F2D46" w:rsidRDefault="008A551F" w:rsidP="002A7280">
            <w:pPr>
              <w:pStyle w:val="BodyText"/>
              <w:spacing w:before="0"/>
            </w:pPr>
            <w:r w:rsidRPr="005F2D46">
              <w:t>Pmod_out_0</w:t>
            </w:r>
            <w:r w:rsidR="002A7280" w:rsidRPr="005F2D46">
              <w:t>_pin1</w:t>
            </w:r>
          </w:p>
        </w:tc>
        <w:tc>
          <w:tcPr>
            <w:tcW w:w="1432" w:type="dxa"/>
          </w:tcPr>
          <w:p w14:paraId="1B245CD8" w14:textId="19F86EF9" w:rsidR="008A551F" w:rsidRPr="005F2D46" w:rsidRDefault="002A7280" w:rsidP="002A7280">
            <w:pPr>
              <w:pStyle w:val="BodyText"/>
              <w:spacing w:before="0"/>
            </w:pPr>
            <w:r w:rsidRPr="005F2D46">
              <w:t>V8</w:t>
            </w:r>
          </w:p>
        </w:tc>
        <w:tc>
          <w:tcPr>
            <w:tcW w:w="1194" w:type="dxa"/>
          </w:tcPr>
          <w:p w14:paraId="5D0A7D6B" w14:textId="4F0DECB4" w:rsidR="008A551F" w:rsidRPr="005F2D46" w:rsidRDefault="002A7280" w:rsidP="002A7280">
            <w:pPr>
              <w:pStyle w:val="BodyText"/>
              <w:spacing w:before="0"/>
            </w:pPr>
            <w:r w:rsidRPr="005F2D46">
              <w:t>JB1</w:t>
            </w:r>
          </w:p>
        </w:tc>
      </w:tr>
      <w:tr w:rsidR="002A7280" w:rsidRPr="005F2D46" w14:paraId="22CD457B" w14:textId="77777777" w:rsidTr="002A7280">
        <w:trPr>
          <w:trHeight w:val="246"/>
          <w:jc w:val="center"/>
        </w:trPr>
        <w:tc>
          <w:tcPr>
            <w:tcW w:w="2306" w:type="dxa"/>
          </w:tcPr>
          <w:p w14:paraId="4FAE34A5" w14:textId="3B878137" w:rsidR="002A7280" w:rsidRPr="005F2D46" w:rsidRDefault="002A7280" w:rsidP="002A7280">
            <w:pPr>
              <w:pStyle w:val="BodyText"/>
              <w:spacing w:before="0"/>
            </w:pPr>
            <w:r w:rsidRPr="005F2D46">
              <w:t>Pmod_out_0_pin2</w:t>
            </w:r>
          </w:p>
        </w:tc>
        <w:tc>
          <w:tcPr>
            <w:tcW w:w="1432" w:type="dxa"/>
          </w:tcPr>
          <w:p w14:paraId="6926900E" w14:textId="48AA70A4" w:rsidR="002A7280" w:rsidRPr="005F2D46" w:rsidRDefault="002A7280" w:rsidP="002A7280">
            <w:pPr>
              <w:pStyle w:val="BodyText"/>
              <w:spacing w:before="0"/>
            </w:pPr>
            <w:r w:rsidRPr="005F2D46">
              <w:t>W8</w:t>
            </w:r>
          </w:p>
        </w:tc>
        <w:tc>
          <w:tcPr>
            <w:tcW w:w="1194" w:type="dxa"/>
          </w:tcPr>
          <w:p w14:paraId="07715B6E" w14:textId="11A1D38E" w:rsidR="002A7280" w:rsidRPr="005F2D46" w:rsidRDefault="002A7280" w:rsidP="002A7280">
            <w:pPr>
              <w:pStyle w:val="BodyText"/>
              <w:spacing w:before="0"/>
            </w:pPr>
            <w:r w:rsidRPr="005F2D46">
              <w:t>JB2</w:t>
            </w:r>
          </w:p>
        </w:tc>
      </w:tr>
      <w:tr w:rsidR="002A7280" w:rsidRPr="005F2D46" w14:paraId="13126CF9" w14:textId="77777777" w:rsidTr="002A7280">
        <w:trPr>
          <w:trHeight w:val="282"/>
          <w:jc w:val="center"/>
        </w:trPr>
        <w:tc>
          <w:tcPr>
            <w:tcW w:w="2306" w:type="dxa"/>
          </w:tcPr>
          <w:p w14:paraId="37EF5434" w14:textId="3B6F1DA1" w:rsidR="002A7280" w:rsidRPr="005F2D46" w:rsidRDefault="002A7280" w:rsidP="002A7280">
            <w:pPr>
              <w:pStyle w:val="BodyText"/>
              <w:spacing w:before="0"/>
            </w:pPr>
            <w:r w:rsidRPr="005F2D46">
              <w:t>Pmod_out_0_pin3</w:t>
            </w:r>
          </w:p>
        </w:tc>
        <w:tc>
          <w:tcPr>
            <w:tcW w:w="1432" w:type="dxa"/>
          </w:tcPr>
          <w:p w14:paraId="737E2488" w14:textId="7A1A4FE2" w:rsidR="002A7280" w:rsidRPr="005F2D46" w:rsidRDefault="002A7280" w:rsidP="002A7280">
            <w:pPr>
              <w:pStyle w:val="BodyText"/>
              <w:spacing w:before="0"/>
            </w:pPr>
            <w:r w:rsidRPr="005F2D46">
              <w:t>U7</w:t>
            </w:r>
          </w:p>
        </w:tc>
        <w:tc>
          <w:tcPr>
            <w:tcW w:w="1194" w:type="dxa"/>
          </w:tcPr>
          <w:p w14:paraId="494C66D9" w14:textId="7C6C5A32" w:rsidR="002A7280" w:rsidRPr="005F2D46" w:rsidRDefault="002A7280" w:rsidP="002A7280">
            <w:pPr>
              <w:pStyle w:val="BodyText"/>
              <w:spacing w:before="0"/>
            </w:pPr>
            <w:r w:rsidRPr="005F2D46">
              <w:t>JB3</w:t>
            </w:r>
          </w:p>
        </w:tc>
      </w:tr>
      <w:tr w:rsidR="002A7280" w:rsidRPr="005F2D46" w14:paraId="421B9899" w14:textId="77777777" w:rsidTr="002A7280">
        <w:trPr>
          <w:trHeight w:val="264"/>
          <w:jc w:val="center"/>
        </w:trPr>
        <w:tc>
          <w:tcPr>
            <w:tcW w:w="2306" w:type="dxa"/>
          </w:tcPr>
          <w:p w14:paraId="44EB53A4" w14:textId="4E529579" w:rsidR="002A7280" w:rsidRPr="005F2D46" w:rsidRDefault="002A7280" w:rsidP="002A7280">
            <w:pPr>
              <w:pStyle w:val="BodyText"/>
              <w:spacing w:before="0"/>
            </w:pPr>
            <w:r w:rsidRPr="005F2D46">
              <w:t>Pmod_out_0_pin4</w:t>
            </w:r>
          </w:p>
        </w:tc>
        <w:tc>
          <w:tcPr>
            <w:tcW w:w="1432" w:type="dxa"/>
          </w:tcPr>
          <w:p w14:paraId="12F4837D" w14:textId="2A1A0596" w:rsidR="002A7280" w:rsidRPr="005F2D46" w:rsidRDefault="002A7280" w:rsidP="002A7280">
            <w:pPr>
              <w:pStyle w:val="BodyText"/>
              <w:spacing w:before="0"/>
            </w:pPr>
            <w:r w:rsidRPr="005F2D46">
              <w:t>V7</w:t>
            </w:r>
          </w:p>
        </w:tc>
        <w:tc>
          <w:tcPr>
            <w:tcW w:w="1194" w:type="dxa"/>
          </w:tcPr>
          <w:p w14:paraId="4964FBC5" w14:textId="71BE315F" w:rsidR="002A7280" w:rsidRPr="005F2D46" w:rsidRDefault="002A7280" w:rsidP="002A7280">
            <w:pPr>
              <w:pStyle w:val="BodyText"/>
              <w:spacing w:before="0"/>
            </w:pPr>
            <w:r w:rsidRPr="005F2D46">
              <w:t>JB4</w:t>
            </w:r>
          </w:p>
        </w:tc>
      </w:tr>
      <w:tr w:rsidR="002A7280" w:rsidRPr="005F2D46" w14:paraId="5C109F94" w14:textId="77777777" w:rsidTr="002A7280">
        <w:trPr>
          <w:trHeight w:val="255"/>
          <w:jc w:val="center"/>
        </w:trPr>
        <w:tc>
          <w:tcPr>
            <w:tcW w:w="2306" w:type="dxa"/>
          </w:tcPr>
          <w:p w14:paraId="15513552" w14:textId="6742E5DF" w:rsidR="002A7280" w:rsidRPr="005F2D46" w:rsidRDefault="002A7280" w:rsidP="002A7280">
            <w:pPr>
              <w:pStyle w:val="BodyText"/>
              <w:spacing w:before="0"/>
            </w:pPr>
            <w:r w:rsidRPr="005F2D46">
              <w:t>Pmod_out_0_pin7</w:t>
            </w:r>
          </w:p>
        </w:tc>
        <w:tc>
          <w:tcPr>
            <w:tcW w:w="1432" w:type="dxa"/>
          </w:tcPr>
          <w:p w14:paraId="677746F4" w14:textId="33B9E8BC" w:rsidR="002A7280" w:rsidRPr="005F2D46" w:rsidRDefault="002A7280" w:rsidP="002A7280">
            <w:pPr>
              <w:pStyle w:val="BodyText"/>
              <w:spacing w:before="0"/>
            </w:pPr>
            <w:r w:rsidRPr="005F2D46">
              <w:t>Y7</w:t>
            </w:r>
          </w:p>
        </w:tc>
        <w:tc>
          <w:tcPr>
            <w:tcW w:w="1194" w:type="dxa"/>
          </w:tcPr>
          <w:p w14:paraId="65E9F95F" w14:textId="536EF2E6" w:rsidR="002A7280" w:rsidRPr="005F2D46" w:rsidRDefault="002A7280" w:rsidP="002A7280">
            <w:pPr>
              <w:pStyle w:val="BodyText"/>
              <w:spacing w:before="0"/>
            </w:pPr>
            <w:r w:rsidRPr="005F2D46">
              <w:t>JB7</w:t>
            </w:r>
          </w:p>
        </w:tc>
      </w:tr>
      <w:tr w:rsidR="002A7280" w:rsidRPr="005F2D46" w14:paraId="13218157" w14:textId="77777777" w:rsidTr="002A7280">
        <w:trPr>
          <w:trHeight w:val="244"/>
          <w:jc w:val="center"/>
        </w:trPr>
        <w:tc>
          <w:tcPr>
            <w:tcW w:w="2306" w:type="dxa"/>
          </w:tcPr>
          <w:p w14:paraId="200B0D00" w14:textId="2F84C600" w:rsidR="002A7280" w:rsidRPr="005F2D46" w:rsidRDefault="002A7280" w:rsidP="002A7280">
            <w:pPr>
              <w:pStyle w:val="BodyText"/>
              <w:spacing w:before="0"/>
            </w:pPr>
            <w:r w:rsidRPr="005F2D46">
              <w:t>Pmod_out_0_pin8</w:t>
            </w:r>
          </w:p>
        </w:tc>
        <w:tc>
          <w:tcPr>
            <w:tcW w:w="1432" w:type="dxa"/>
          </w:tcPr>
          <w:p w14:paraId="62FE717E" w14:textId="23574B57" w:rsidR="002A7280" w:rsidRPr="005F2D46" w:rsidRDefault="002A7280" w:rsidP="002A7280">
            <w:pPr>
              <w:pStyle w:val="BodyText"/>
              <w:spacing w:before="0"/>
            </w:pPr>
            <w:r w:rsidRPr="005F2D46">
              <w:t>Y6</w:t>
            </w:r>
          </w:p>
        </w:tc>
        <w:tc>
          <w:tcPr>
            <w:tcW w:w="1194" w:type="dxa"/>
          </w:tcPr>
          <w:p w14:paraId="5654ED54" w14:textId="4626D77B" w:rsidR="002A7280" w:rsidRPr="005F2D46" w:rsidRDefault="002A7280" w:rsidP="002A7280">
            <w:pPr>
              <w:pStyle w:val="BodyText"/>
              <w:spacing w:before="0"/>
            </w:pPr>
            <w:r w:rsidRPr="005F2D46">
              <w:t>JB8</w:t>
            </w:r>
          </w:p>
        </w:tc>
      </w:tr>
      <w:tr w:rsidR="002A7280" w:rsidRPr="005F2D46" w14:paraId="589F0A82" w14:textId="77777777" w:rsidTr="002A7280">
        <w:trPr>
          <w:trHeight w:val="273"/>
          <w:jc w:val="center"/>
        </w:trPr>
        <w:tc>
          <w:tcPr>
            <w:tcW w:w="2306" w:type="dxa"/>
          </w:tcPr>
          <w:p w14:paraId="076BA792" w14:textId="64143073" w:rsidR="002A7280" w:rsidRPr="005F2D46" w:rsidRDefault="002A7280" w:rsidP="002A7280">
            <w:pPr>
              <w:pStyle w:val="BodyText"/>
              <w:spacing w:before="0"/>
            </w:pPr>
            <w:r w:rsidRPr="005F2D46">
              <w:t>Pmod_out_0_pin9</w:t>
            </w:r>
          </w:p>
        </w:tc>
        <w:tc>
          <w:tcPr>
            <w:tcW w:w="1432" w:type="dxa"/>
          </w:tcPr>
          <w:p w14:paraId="48085206" w14:textId="6F37C294" w:rsidR="002A7280" w:rsidRPr="005F2D46" w:rsidRDefault="002A7280" w:rsidP="002A7280">
            <w:pPr>
              <w:pStyle w:val="BodyText"/>
              <w:spacing w:before="0"/>
            </w:pPr>
            <w:r w:rsidRPr="005F2D46">
              <w:t>V6</w:t>
            </w:r>
          </w:p>
        </w:tc>
        <w:tc>
          <w:tcPr>
            <w:tcW w:w="1194" w:type="dxa"/>
          </w:tcPr>
          <w:p w14:paraId="023F7CB0" w14:textId="1A65F080" w:rsidR="002A7280" w:rsidRPr="005F2D46" w:rsidRDefault="002A7280" w:rsidP="002A7280">
            <w:pPr>
              <w:pStyle w:val="BodyText"/>
              <w:spacing w:before="0"/>
            </w:pPr>
            <w:r w:rsidRPr="005F2D46">
              <w:t>JB9</w:t>
            </w:r>
          </w:p>
        </w:tc>
      </w:tr>
      <w:tr w:rsidR="002A7280" w:rsidRPr="005F2D46" w14:paraId="1746DEB9" w14:textId="77777777" w:rsidTr="002A7280">
        <w:trPr>
          <w:trHeight w:val="264"/>
          <w:jc w:val="center"/>
        </w:trPr>
        <w:tc>
          <w:tcPr>
            <w:tcW w:w="2306" w:type="dxa"/>
          </w:tcPr>
          <w:p w14:paraId="6862FB43" w14:textId="38B6ED69" w:rsidR="002A7280" w:rsidRPr="005F2D46" w:rsidRDefault="002A7280" w:rsidP="002A7280">
            <w:pPr>
              <w:pStyle w:val="BodyText"/>
              <w:spacing w:before="0"/>
            </w:pPr>
            <w:r w:rsidRPr="005F2D46">
              <w:t>Pmod_out_0_pin10</w:t>
            </w:r>
          </w:p>
        </w:tc>
        <w:tc>
          <w:tcPr>
            <w:tcW w:w="1432" w:type="dxa"/>
          </w:tcPr>
          <w:p w14:paraId="384E289C" w14:textId="6991D375" w:rsidR="002A7280" w:rsidRPr="005F2D46" w:rsidRDefault="002A7280" w:rsidP="002A7280">
            <w:pPr>
              <w:pStyle w:val="BodyText"/>
              <w:spacing w:before="0"/>
            </w:pPr>
            <w:r w:rsidRPr="005F2D46">
              <w:t>W6</w:t>
            </w:r>
          </w:p>
        </w:tc>
        <w:tc>
          <w:tcPr>
            <w:tcW w:w="1194" w:type="dxa"/>
          </w:tcPr>
          <w:p w14:paraId="2978B866" w14:textId="2BBC3A97" w:rsidR="002A7280" w:rsidRPr="005F2D46" w:rsidRDefault="002A7280" w:rsidP="00FC268D">
            <w:pPr>
              <w:pStyle w:val="BodyText"/>
              <w:keepNext/>
              <w:spacing w:before="0"/>
            </w:pPr>
            <w:r w:rsidRPr="005F2D46">
              <w:t>JB10</w:t>
            </w:r>
          </w:p>
        </w:tc>
      </w:tr>
    </w:tbl>
    <w:p w14:paraId="5306E403" w14:textId="74CEF9A8" w:rsidR="00542D8B" w:rsidRPr="005F2D46" w:rsidRDefault="00542D8B" w:rsidP="00FC268D">
      <w:pPr>
        <w:pStyle w:val="Caption"/>
        <w:jc w:val="center"/>
        <w:rPr>
          <w:sz w:val="24"/>
          <w:szCs w:val="24"/>
        </w:rPr>
      </w:pPr>
    </w:p>
    <w:p w14:paraId="35B5C10C" w14:textId="3177C3A3" w:rsidR="00CF0DF9" w:rsidRPr="005F2D46" w:rsidRDefault="00CF0DF9" w:rsidP="00CF0DF9">
      <w:pPr>
        <w:pStyle w:val="Caption"/>
        <w:keepNext/>
        <w:jc w:val="center"/>
        <w:rPr>
          <w:sz w:val="24"/>
          <w:szCs w:val="24"/>
        </w:rPr>
      </w:pPr>
      <w:bookmarkStart w:id="872" w:name="_Toc119581061"/>
      <w:r w:rsidRPr="005F2D46">
        <w:rPr>
          <w:sz w:val="24"/>
          <w:szCs w:val="24"/>
        </w:rPr>
        <w:t xml:space="preserve">Table </w:t>
      </w:r>
      <w:r w:rsidRPr="005F2D46">
        <w:rPr>
          <w:sz w:val="24"/>
          <w:szCs w:val="24"/>
        </w:rPr>
        <w:fldChar w:fldCharType="begin"/>
      </w:r>
      <w:r w:rsidRPr="005F2D46">
        <w:rPr>
          <w:sz w:val="24"/>
          <w:szCs w:val="24"/>
        </w:rPr>
        <w:instrText xml:space="preserve"> SEQ Table \* ARABIC </w:instrText>
      </w:r>
      <w:r w:rsidRPr="005F2D46">
        <w:rPr>
          <w:sz w:val="24"/>
          <w:szCs w:val="24"/>
        </w:rPr>
        <w:fldChar w:fldCharType="separate"/>
      </w:r>
      <w:r w:rsidR="00D725D8">
        <w:rPr>
          <w:noProof/>
          <w:sz w:val="24"/>
          <w:szCs w:val="24"/>
        </w:rPr>
        <w:t>2</w:t>
      </w:r>
      <w:r w:rsidRPr="005F2D46">
        <w:rPr>
          <w:sz w:val="24"/>
          <w:szCs w:val="24"/>
        </w:rPr>
        <w:fldChar w:fldCharType="end"/>
      </w:r>
      <w:r w:rsidRPr="005F2D46">
        <w:rPr>
          <w:sz w:val="24"/>
          <w:szCs w:val="24"/>
        </w:rPr>
        <w:t>. Constraints for Pmod TC1</w:t>
      </w:r>
      <w:bookmarkEnd w:id="872"/>
    </w:p>
    <w:tbl>
      <w:tblPr>
        <w:tblStyle w:val="TableGrid"/>
        <w:tblW w:w="0" w:type="auto"/>
        <w:jc w:val="center"/>
        <w:tblLook w:val="04A0" w:firstRow="1" w:lastRow="0" w:firstColumn="1" w:lastColumn="0" w:noHBand="0" w:noVBand="1"/>
      </w:tblPr>
      <w:tblGrid>
        <w:gridCol w:w="2306"/>
        <w:gridCol w:w="1432"/>
        <w:gridCol w:w="1194"/>
      </w:tblGrid>
      <w:tr w:rsidR="00542D8B" w:rsidRPr="005F2D46" w14:paraId="62125D32" w14:textId="77777777" w:rsidTr="00842660">
        <w:trPr>
          <w:trHeight w:val="354"/>
          <w:jc w:val="center"/>
        </w:trPr>
        <w:tc>
          <w:tcPr>
            <w:tcW w:w="2306" w:type="dxa"/>
          </w:tcPr>
          <w:p w14:paraId="37E406EF" w14:textId="4D4D2B15" w:rsidR="00542D8B" w:rsidRPr="005F2D46" w:rsidRDefault="00542D8B" w:rsidP="006412B8">
            <w:pPr>
              <w:pStyle w:val="BodyText"/>
              <w:spacing w:before="0"/>
            </w:pPr>
            <w:r w:rsidRPr="005F2D46">
              <w:t xml:space="preserve">Block Diagram Port: </w:t>
            </w:r>
          </w:p>
        </w:tc>
        <w:tc>
          <w:tcPr>
            <w:tcW w:w="1432" w:type="dxa"/>
          </w:tcPr>
          <w:p w14:paraId="41EAE04E" w14:textId="77777777" w:rsidR="00542D8B" w:rsidRPr="005F2D46" w:rsidRDefault="00542D8B" w:rsidP="006412B8">
            <w:pPr>
              <w:pStyle w:val="BodyText"/>
              <w:spacing w:before="0"/>
            </w:pPr>
            <w:r w:rsidRPr="005F2D46">
              <w:t>Package pin</w:t>
            </w:r>
          </w:p>
        </w:tc>
        <w:tc>
          <w:tcPr>
            <w:tcW w:w="1194" w:type="dxa"/>
          </w:tcPr>
          <w:p w14:paraId="6AABF63C" w14:textId="77777777" w:rsidR="00542D8B" w:rsidRPr="005F2D46" w:rsidRDefault="00542D8B" w:rsidP="006412B8">
            <w:pPr>
              <w:pStyle w:val="BodyText"/>
              <w:spacing w:before="0"/>
            </w:pPr>
            <w:r w:rsidRPr="005F2D46">
              <w:t>Pmod pin</w:t>
            </w:r>
          </w:p>
        </w:tc>
      </w:tr>
      <w:tr w:rsidR="00542D8B" w:rsidRPr="005F2D46" w14:paraId="7E65C08B" w14:textId="77777777" w:rsidTr="006412B8">
        <w:trPr>
          <w:trHeight w:val="264"/>
          <w:jc w:val="center"/>
        </w:trPr>
        <w:tc>
          <w:tcPr>
            <w:tcW w:w="2306" w:type="dxa"/>
          </w:tcPr>
          <w:p w14:paraId="758E3B9A" w14:textId="0EB12922" w:rsidR="00542D8B" w:rsidRPr="005F2D46" w:rsidRDefault="00542D8B" w:rsidP="006412B8">
            <w:pPr>
              <w:pStyle w:val="BodyText"/>
              <w:spacing w:before="0"/>
            </w:pPr>
            <w:r w:rsidRPr="005F2D46">
              <w:t>CS</w:t>
            </w:r>
          </w:p>
        </w:tc>
        <w:tc>
          <w:tcPr>
            <w:tcW w:w="1432" w:type="dxa"/>
          </w:tcPr>
          <w:p w14:paraId="6C91671F" w14:textId="28885574" w:rsidR="00542D8B" w:rsidRPr="005F2D46" w:rsidRDefault="00542D8B" w:rsidP="006412B8">
            <w:pPr>
              <w:pStyle w:val="BodyText"/>
              <w:spacing w:before="0"/>
            </w:pPr>
            <w:r w:rsidRPr="005F2D46">
              <w:t>V15</w:t>
            </w:r>
          </w:p>
        </w:tc>
        <w:tc>
          <w:tcPr>
            <w:tcW w:w="1194" w:type="dxa"/>
          </w:tcPr>
          <w:p w14:paraId="212E0AEC" w14:textId="02C233CE" w:rsidR="00542D8B" w:rsidRPr="005F2D46" w:rsidRDefault="00542D8B" w:rsidP="006412B8">
            <w:pPr>
              <w:pStyle w:val="BodyText"/>
              <w:spacing w:before="0"/>
            </w:pPr>
            <w:r w:rsidRPr="005F2D46">
              <w:t>JC1</w:t>
            </w:r>
          </w:p>
        </w:tc>
      </w:tr>
      <w:tr w:rsidR="00542D8B" w:rsidRPr="005F2D46" w14:paraId="6A0C1776" w14:textId="77777777" w:rsidTr="006412B8">
        <w:trPr>
          <w:trHeight w:val="246"/>
          <w:jc w:val="center"/>
        </w:trPr>
        <w:tc>
          <w:tcPr>
            <w:tcW w:w="2306" w:type="dxa"/>
          </w:tcPr>
          <w:p w14:paraId="20989945" w14:textId="60B6F900" w:rsidR="00542D8B" w:rsidRPr="005F2D46" w:rsidRDefault="00542D8B" w:rsidP="006412B8">
            <w:pPr>
              <w:pStyle w:val="BodyText"/>
              <w:spacing w:before="0"/>
            </w:pPr>
            <w:r w:rsidRPr="005F2D46">
              <w:t>MOSI</w:t>
            </w:r>
          </w:p>
        </w:tc>
        <w:tc>
          <w:tcPr>
            <w:tcW w:w="1432" w:type="dxa"/>
          </w:tcPr>
          <w:p w14:paraId="193CC0D0" w14:textId="632BB44F" w:rsidR="00542D8B" w:rsidRPr="005F2D46" w:rsidRDefault="00542D8B" w:rsidP="006412B8">
            <w:pPr>
              <w:pStyle w:val="BodyText"/>
              <w:spacing w:before="0"/>
            </w:pPr>
            <w:r w:rsidRPr="005F2D46">
              <w:t>W16</w:t>
            </w:r>
          </w:p>
        </w:tc>
        <w:tc>
          <w:tcPr>
            <w:tcW w:w="1194" w:type="dxa"/>
          </w:tcPr>
          <w:p w14:paraId="4ABDAFBF" w14:textId="0A71AFF4" w:rsidR="00542D8B" w:rsidRPr="005F2D46" w:rsidRDefault="00542D8B" w:rsidP="006412B8">
            <w:pPr>
              <w:pStyle w:val="BodyText"/>
              <w:spacing w:before="0"/>
            </w:pPr>
            <w:r w:rsidRPr="005F2D46">
              <w:t>JC2</w:t>
            </w:r>
          </w:p>
        </w:tc>
      </w:tr>
      <w:tr w:rsidR="00542D8B" w:rsidRPr="005F2D46" w14:paraId="0396B146" w14:textId="77777777" w:rsidTr="006412B8">
        <w:trPr>
          <w:trHeight w:val="282"/>
          <w:jc w:val="center"/>
        </w:trPr>
        <w:tc>
          <w:tcPr>
            <w:tcW w:w="2306" w:type="dxa"/>
          </w:tcPr>
          <w:p w14:paraId="6CED0B57" w14:textId="738D257E" w:rsidR="00542D8B" w:rsidRPr="005F2D46" w:rsidRDefault="00542D8B" w:rsidP="006412B8">
            <w:pPr>
              <w:pStyle w:val="BodyText"/>
              <w:spacing w:before="0"/>
            </w:pPr>
            <w:r w:rsidRPr="005F2D46">
              <w:t>MISO</w:t>
            </w:r>
          </w:p>
        </w:tc>
        <w:tc>
          <w:tcPr>
            <w:tcW w:w="1432" w:type="dxa"/>
          </w:tcPr>
          <w:p w14:paraId="5CD90403" w14:textId="1CD7D6AE" w:rsidR="00542D8B" w:rsidRPr="005F2D46" w:rsidRDefault="00542D8B" w:rsidP="006412B8">
            <w:pPr>
              <w:pStyle w:val="BodyText"/>
              <w:spacing w:before="0"/>
            </w:pPr>
            <w:r w:rsidRPr="005F2D46">
              <w:t>T11</w:t>
            </w:r>
          </w:p>
        </w:tc>
        <w:tc>
          <w:tcPr>
            <w:tcW w:w="1194" w:type="dxa"/>
          </w:tcPr>
          <w:p w14:paraId="0C7BC73A" w14:textId="7F64A17B" w:rsidR="00542D8B" w:rsidRPr="005F2D46" w:rsidRDefault="00542D8B" w:rsidP="006412B8">
            <w:pPr>
              <w:pStyle w:val="BodyText"/>
              <w:spacing w:before="0"/>
            </w:pPr>
            <w:r w:rsidRPr="005F2D46">
              <w:t>JC3</w:t>
            </w:r>
          </w:p>
        </w:tc>
      </w:tr>
      <w:tr w:rsidR="00542D8B" w:rsidRPr="005F2D46" w14:paraId="1EEE4D7C" w14:textId="77777777" w:rsidTr="006412B8">
        <w:trPr>
          <w:trHeight w:val="264"/>
          <w:jc w:val="center"/>
        </w:trPr>
        <w:tc>
          <w:tcPr>
            <w:tcW w:w="2306" w:type="dxa"/>
          </w:tcPr>
          <w:p w14:paraId="471B7C8E" w14:textId="68C8D51C" w:rsidR="00542D8B" w:rsidRPr="005F2D46" w:rsidRDefault="00542D8B" w:rsidP="006412B8">
            <w:pPr>
              <w:pStyle w:val="BodyText"/>
              <w:spacing w:before="0"/>
            </w:pPr>
            <w:r w:rsidRPr="005F2D46">
              <w:t>SCK</w:t>
            </w:r>
          </w:p>
        </w:tc>
        <w:tc>
          <w:tcPr>
            <w:tcW w:w="1432" w:type="dxa"/>
          </w:tcPr>
          <w:p w14:paraId="04864149" w14:textId="590E9445" w:rsidR="00542D8B" w:rsidRPr="005F2D46" w:rsidRDefault="00542D8B" w:rsidP="006412B8">
            <w:pPr>
              <w:pStyle w:val="BodyText"/>
              <w:spacing w:before="0"/>
            </w:pPr>
            <w:r w:rsidRPr="005F2D46">
              <w:t>T10</w:t>
            </w:r>
          </w:p>
        </w:tc>
        <w:tc>
          <w:tcPr>
            <w:tcW w:w="1194" w:type="dxa"/>
          </w:tcPr>
          <w:p w14:paraId="2D833E00" w14:textId="0D8E4F15" w:rsidR="00542D8B" w:rsidRPr="005F2D46" w:rsidRDefault="00542D8B" w:rsidP="00FC268D">
            <w:pPr>
              <w:pStyle w:val="BodyText"/>
              <w:keepNext/>
              <w:spacing w:before="0"/>
            </w:pPr>
            <w:r w:rsidRPr="005F2D46">
              <w:t>JC4</w:t>
            </w:r>
          </w:p>
        </w:tc>
      </w:tr>
    </w:tbl>
    <w:p w14:paraId="42362E68" w14:textId="01F78F71" w:rsidR="00542D8B" w:rsidRPr="005F2D46" w:rsidRDefault="00542D8B" w:rsidP="00FC268D">
      <w:pPr>
        <w:pStyle w:val="Caption"/>
        <w:jc w:val="center"/>
        <w:rPr>
          <w:sz w:val="24"/>
          <w:szCs w:val="24"/>
        </w:rPr>
      </w:pPr>
    </w:p>
    <w:p w14:paraId="63CDA5EB" w14:textId="1E7609EE" w:rsidR="00CF0DF9" w:rsidRPr="005F2D46" w:rsidRDefault="00CF0DF9" w:rsidP="00CF0DF9">
      <w:pPr>
        <w:pStyle w:val="Caption"/>
        <w:keepNext/>
        <w:jc w:val="center"/>
        <w:rPr>
          <w:sz w:val="24"/>
          <w:szCs w:val="24"/>
        </w:rPr>
      </w:pPr>
      <w:bookmarkStart w:id="873" w:name="_Toc119581062"/>
      <w:r w:rsidRPr="005F2D46">
        <w:rPr>
          <w:sz w:val="24"/>
          <w:szCs w:val="24"/>
        </w:rPr>
        <w:t xml:space="preserve">Table </w:t>
      </w:r>
      <w:r w:rsidRPr="005F2D46">
        <w:rPr>
          <w:sz w:val="24"/>
          <w:szCs w:val="24"/>
        </w:rPr>
        <w:fldChar w:fldCharType="begin"/>
      </w:r>
      <w:r w:rsidRPr="005F2D46">
        <w:rPr>
          <w:sz w:val="24"/>
          <w:szCs w:val="24"/>
        </w:rPr>
        <w:instrText xml:space="preserve"> SEQ Table \* ARABIC </w:instrText>
      </w:r>
      <w:r w:rsidRPr="005F2D46">
        <w:rPr>
          <w:sz w:val="24"/>
          <w:szCs w:val="24"/>
        </w:rPr>
        <w:fldChar w:fldCharType="separate"/>
      </w:r>
      <w:r w:rsidR="00D725D8">
        <w:rPr>
          <w:noProof/>
          <w:sz w:val="24"/>
          <w:szCs w:val="24"/>
        </w:rPr>
        <w:t>3</w:t>
      </w:r>
      <w:r w:rsidRPr="005F2D46">
        <w:rPr>
          <w:sz w:val="24"/>
          <w:szCs w:val="24"/>
        </w:rPr>
        <w:fldChar w:fldCharType="end"/>
      </w:r>
      <w:r w:rsidRPr="005F2D46">
        <w:rPr>
          <w:sz w:val="24"/>
          <w:szCs w:val="24"/>
        </w:rPr>
        <w:t>. Constraints for Pmod OLED</w:t>
      </w:r>
      <w:bookmarkEnd w:id="873"/>
    </w:p>
    <w:tbl>
      <w:tblPr>
        <w:tblStyle w:val="TableGrid"/>
        <w:tblW w:w="0" w:type="auto"/>
        <w:jc w:val="center"/>
        <w:tblLook w:val="04A0" w:firstRow="1" w:lastRow="0" w:firstColumn="1" w:lastColumn="0" w:noHBand="0" w:noVBand="1"/>
      </w:tblPr>
      <w:tblGrid>
        <w:gridCol w:w="2306"/>
        <w:gridCol w:w="1432"/>
        <w:gridCol w:w="1194"/>
      </w:tblGrid>
      <w:tr w:rsidR="00542D8B" w:rsidRPr="005F2D46" w14:paraId="2801B7BC" w14:textId="77777777" w:rsidTr="006412B8">
        <w:trPr>
          <w:trHeight w:val="561"/>
          <w:jc w:val="center"/>
        </w:trPr>
        <w:tc>
          <w:tcPr>
            <w:tcW w:w="2306" w:type="dxa"/>
          </w:tcPr>
          <w:p w14:paraId="7B6EF4DB" w14:textId="7BB81354" w:rsidR="00542D8B" w:rsidRPr="005F2D46" w:rsidRDefault="00542D8B" w:rsidP="006412B8">
            <w:pPr>
              <w:pStyle w:val="BodyText"/>
              <w:spacing w:before="0"/>
            </w:pPr>
            <w:r w:rsidRPr="005F2D46">
              <w:t>Block Diagram Port: Pmod_out_1</w:t>
            </w:r>
          </w:p>
        </w:tc>
        <w:tc>
          <w:tcPr>
            <w:tcW w:w="1432" w:type="dxa"/>
          </w:tcPr>
          <w:p w14:paraId="6AB45D42" w14:textId="77777777" w:rsidR="00542D8B" w:rsidRPr="005F2D46" w:rsidRDefault="00542D8B" w:rsidP="006412B8">
            <w:pPr>
              <w:pStyle w:val="BodyText"/>
              <w:spacing w:before="0"/>
            </w:pPr>
            <w:r w:rsidRPr="005F2D46">
              <w:t>Package pin</w:t>
            </w:r>
          </w:p>
        </w:tc>
        <w:tc>
          <w:tcPr>
            <w:tcW w:w="1194" w:type="dxa"/>
          </w:tcPr>
          <w:p w14:paraId="246A95CE" w14:textId="77777777" w:rsidR="00542D8B" w:rsidRPr="005F2D46" w:rsidRDefault="00542D8B" w:rsidP="006412B8">
            <w:pPr>
              <w:pStyle w:val="BodyText"/>
              <w:spacing w:before="0"/>
            </w:pPr>
            <w:r w:rsidRPr="005F2D46">
              <w:t>Pmod pin</w:t>
            </w:r>
          </w:p>
        </w:tc>
      </w:tr>
      <w:tr w:rsidR="00542D8B" w:rsidRPr="005F2D46" w14:paraId="11EE85C9" w14:textId="77777777" w:rsidTr="006412B8">
        <w:trPr>
          <w:trHeight w:val="264"/>
          <w:jc w:val="center"/>
        </w:trPr>
        <w:tc>
          <w:tcPr>
            <w:tcW w:w="2306" w:type="dxa"/>
          </w:tcPr>
          <w:p w14:paraId="64F26E1A" w14:textId="77777777" w:rsidR="00542D8B" w:rsidRPr="005F2D46" w:rsidRDefault="00542D8B" w:rsidP="006412B8">
            <w:pPr>
              <w:pStyle w:val="BodyText"/>
              <w:spacing w:before="0"/>
            </w:pPr>
            <w:r w:rsidRPr="005F2D46">
              <w:t>Pmod_out_0_pin1</w:t>
            </w:r>
          </w:p>
        </w:tc>
        <w:tc>
          <w:tcPr>
            <w:tcW w:w="1432" w:type="dxa"/>
          </w:tcPr>
          <w:p w14:paraId="4376CE3C" w14:textId="1342637A" w:rsidR="00542D8B" w:rsidRPr="005F2D46" w:rsidRDefault="00542D8B" w:rsidP="006412B8">
            <w:pPr>
              <w:pStyle w:val="BodyText"/>
              <w:spacing w:before="0"/>
            </w:pPr>
            <w:r w:rsidRPr="005F2D46">
              <w:t>T14</w:t>
            </w:r>
          </w:p>
        </w:tc>
        <w:tc>
          <w:tcPr>
            <w:tcW w:w="1194" w:type="dxa"/>
          </w:tcPr>
          <w:p w14:paraId="3FD2B820" w14:textId="79E2775B" w:rsidR="00542D8B" w:rsidRPr="005F2D46" w:rsidRDefault="00542D8B" w:rsidP="006412B8">
            <w:pPr>
              <w:pStyle w:val="BodyText"/>
              <w:spacing w:before="0"/>
            </w:pPr>
            <w:r w:rsidRPr="005F2D46">
              <w:t>JD1</w:t>
            </w:r>
          </w:p>
        </w:tc>
      </w:tr>
      <w:tr w:rsidR="00542D8B" w:rsidRPr="005F2D46" w14:paraId="2AA0FFCF" w14:textId="77777777" w:rsidTr="006412B8">
        <w:trPr>
          <w:trHeight w:val="246"/>
          <w:jc w:val="center"/>
        </w:trPr>
        <w:tc>
          <w:tcPr>
            <w:tcW w:w="2306" w:type="dxa"/>
          </w:tcPr>
          <w:p w14:paraId="068F218D" w14:textId="77777777" w:rsidR="00542D8B" w:rsidRPr="005F2D46" w:rsidRDefault="00542D8B" w:rsidP="006412B8">
            <w:pPr>
              <w:pStyle w:val="BodyText"/>
              <w:spacing w:before="0"/>
            </w:pPr>
            <w:r w:rsidRPr="005F2D46">
              <w:t>Pmod_out_0_pin2</w:t>
            </w:r>
          </w:p>
        </w:tc>
        <w:tc>
          <w:tcPr>
            <w:tcW w:w="1432" w:type="dxa"/>
          </w:tcPr>
          <w:p w14:paraId="3C06D42C" w14:textId="6786E5EA" w:rsidR="00542D8B" w:rsidRPr="005F2D46" w:rsidRDefault="00542D8B" w:rsidP="006412B8">
            <w:pPr>
              <w:pStyle w:val="BodyText"/>
              <w:spacing w:before="0"/>
            </w:pPr>
            <w:r w:rsidRPr="005F2D46">
              <w:t>T15</w:t>
            </w:r>
          </w:p>
        </w:tc>
        <w:tc>
          <w:tcPr>
            <w:tcW w:w="1194" w:type="dxa"/>
          </w:tcPr>
          <w:p w14:paraId="6D066D6E" w14:textId="140294B6" w:rsidR="00542D8B" w:rsidRPr="005F2D46" w:rsidRDefault="00542D8B" w:rsidP="006412B8">
            <w:pPr>
              <w:pStyle w:val="BodyText"/>
              <w:spacing w:before="0"/>
            </w:pPr>
            <w:r w:rsidRPr="005F2D46">
              <w:t>JD2</w:t>
            </w:r>
          </w:p>
        </w:tc>
      </w:tr>
      <w:tr w:rsidR="00542D8B" w:rsidRPr="005F2D46" w14:paraId="0D2917F9" w14:textId="77777777" w:rsidTr="006412B8">
        <w:trPr>
          <w:trHeight w:val="282"/>
          <w:jc w:val="center"/>
        </w:trPr>
        <w:tc>
          <w:tcPr>
            <w:tcW w:w="2306" w:type="dxa"/>
          </w:tcPr>
          <w:p w14:paraId="7D8282EF" w14:textId="77777777" w:rsidR="00542D8B" w:rsidRPr="005F2D46" w:rsidRDefault="00542D8B" w:rsidP="006412B8">
            <w:pPr>
              <w:pStyle w:val="BodyText"/>
              <w:spacing w:before="0"/>
            </w:pPr>
            <w:r w:rsidRPr="005F2D46">
              <w:t>Pmod_out_0_pin3</w:t>
            </w:r>
          </w:p>
        </w:tc>
        <w:tc>
          <w:tcPr>
            <w:tcW w:w="1432" w:type="dxa"/>
          </w:tcPr>
          <w:p w14:paraId="12E609C1" w14:textId="419242E9" w:rsidR="00542D8B" w:rsidRPr="005F2D46" w:rsidRDefault="00542D8B" w:rsidP="006412B8">
            <w:pPr>
              <w:pStyle w:val="BodyText"/>
              <w:spacing w:before="0"/>
            </w:pPr>
            <w:r w:rsidRPr="005F2D46">
              <w:t>P14</w:t>
            </w:r>
          </w:p>
        </w:tc>
        <w:tc>
          <w:tcPr>
            <w:tcW w:w="1194" w:type="dxa"/>
          </w:tcPr>
          <w:p w14:paraId="1E10FF91" w14:textId="74954541" w:rsidR="00542D8B" w:rsidRPr="005F2D46" w:rsidRDefault="00542D8B" w:rsidP="006412B8">
            <w:pPr>
              <w:pStyle w:val="BodyText"/>
              <w:spacing w:before="0"/>
            </w:pPr>
            <w:r w:rsidRPr="005F2D46">
              <w:t>JD3</w:t>
            </w:r>
          </w:p>
        </w:tc>
      </w:tr>
      <w:tr w:rsidR="00542D8B" w:rsidRPr="005F2D46" w14:paraId="204E8F1E" w14:textId="77777777" w:rsidTr="006412B8">
        <w:trPr>
          <w:trHeight w:val="264"/>
          <w:jc w:val="center"/>
        </w:trPr>
        <w:tc>
          <w:tcPr>
            <w:tcW w:w="2306" w:type="dxa"/>
          </w:tcPr>
          <w:p w14:paraId="7C896B11" w14:textId="77777777" w:rsidR="00542D8B" w:rsidRPr="005F2D46" w:rsidRDefault="00542D8B" w:rsidP="006412B8">
            <w:pPr>
              <w:pStyle w:val="BodyText"/>
              <w:spacing w:before="0"/>
            </w:pPr>
            <w:r w:rsidRPr="005F2D46">
              <w:t>Pmod_out_0_pin4</w:t>
            </w:r>
          </w:p>
        </w:tc>
        <w:tc>
          <w:tcPr>
            <w:tcW w:w="1432" w:type="dxa"/>
          </w:tcPr>
          <w:p w14:paraId="3EDD738C" w14:textId="30F91BA2" w:rsidR="00542D8B" w:rsidRPr="005F2D46" w:rsidRDefault="00542D8B" w:rsidP="006412B8">
            <w:pPr>
              <w:pStyle w:val="BodyText"/>
              <w:spacing w:before="0"/>
            </w:pPr>
            <w:r w:rsidRPr="005F2D46">
              <w:t>R14</w:t>
            </w:r>
          </w:p>
        </w:tc>
        <w:tc>
          <w:tcPr>
            <w:tcW w:w="1194" w:type="dxa"/>
          </w:tcPr>
          <w:p w14:paraId="50A68BD0" w14:textId="08FD4C8F" w:rsidR="00542D8B" w:rsidRPr="005F2D46" w:rsidRDefault="00542D8B" w:rsidP="006412B8">
            <w:pPr>
              <w:pStyle w:val="BodyText"/>
              <w:spacing w:before="0"/>
            </w:pPr>
            <w:r w:rsidRPr="005F2D46">
              <w:t>JD4</w:t>
            </w:r>
          </w:p>
        </w:tc>
      </w:tr>
      <w:tr w:rsidR="00542D8B" w:rsidRPr="005F2D46" w14:paraId="33EC310E" w14:textId="77777777" w:rsidTr="006412B8">
        <w:trPr>
          <w:trHeight w:val="255"/>
          <w:jc w:val="center"/>
        </w:trPr>
        <w:tc>
          <w:tcPr>
            <w:tcW w:w="2306" w:type="dxa"/>
          </w:tcPr>
          <w:p w14:paraId="00D5429A" w14:textId="77777777" w:rsidR="00542D8B" w:rsidRPr="005F2D46" w:rsidRDefault="00542D8B" w:rsidP="006412B8">
            <w:pPr>
              <w:pStyle w:val="BodyText"/>
              <w:spacing w:before="0"/>
            </w:pPr>
            <w:r w:rsidRPr="005F2D46">
              <w:t>Pmod_out_0_pin7</w:t>
            </w:r>
          </w:p>
        </w:tc>
        <w:tc>
          <w:tcPr>
            <w:tcW w:w="1432" w:type="dxa"/>
          </w:tcPr>
          <w:p w14:paraId="1068B31D" w14:textId="34FB00E2" w:rsidR="00542D8B" w:rsidRPr="005F2D46" w:rsidRDefault="00542D8B" w:rsidP="006412B8">
            <w:pPr>
              <w:pStyle w:val="BodyText"/>
              <w:spacing w:before="0"/>
            </w:pPr>
            <w:r w:rsidRPr="005F2D46">
              <w:t>U14</w:t>
            </w:r>
          </w:p>
        </w:tc>
        <w:tc>
          <w:tcPr>
            <w:tcW w:w="1194" w:type="dxa"/>
          </w:tcPr>
          <w:p w14:paraId="1BAC169C" w14:textId="4A8E39F8" w:rsidR="00542D8B" w:rsidRPr="005F2D46" w:rsidRDefault="00542D8B" w:rsidP="006412B8">
            <w:pPr>
              <w:pStyle w:val="BodyText"/>
              <w:spacing w:before="0"/>
            </w:pPr>
            <w:r w:rsidRPr="005F2D46">
              <w:t>JD7</w:t>
            </w:r>
          </w:p>
        </w:tc>
      </w:tr>
      <w:tr w:rsidR="00542D8B" w:rsidRPr="005F2D46" w14:paraId="15477179" w14:textId="77777777" w:rsidTr="006412B8">
        <w:trPr>
          <w:trHeight w:val="244"/>
          <w:jc w:val="center"/>
        </w:trPr>
        <w:tc>
          <w:tcPr>
            <w:tcW w:w="2306" w:type="dxa"/>
          </w:tcPr>
          <w:p w14:paraId="0722C822" w14:textId="77777777" w:rsidR="00542D8B" w:rsidRPr="005F2D46" w:rsidRDefault="00542D8B" w:rsidP="006412B8">
            <w:pPr>
              <w:pStyle w:val="BodyText"/>
              <w:spacing w:before="0"/>
            </w:pPr>
            <w:r w:rsidRPr="005F2D46">
              <w:t>Pmod_out_0_pin8</w:t>
            </w:r>
          </w:p>
        </w:tc>
        <w:tc>
          <w:tcPr>
            <w:tcW w:w="1432" w:type="dxa"/>
          </w:tcPr>
          <w:p w14:paraId="5C647A9B" w14:textId="595EC578" w:rsidR="00542D8B" w:rsidRPr="005F2D46" w:rsidRDefault="00542D8B" w:rsidP="006412B8">
            <w:pPr>
              <w:pStyle w:val="BodyText"/>
              <w:spacing w:before="0"/>
            </w:pPr>
            <w:r w:rsidRPr="005F2D46">
              <w:t>U15</w:t>
            </w:r>
          </w:p>
        </w:tc>
        <w:tc>
          <w:tcPr>
            <w:tcW w:w="1194" w:type="dxa"/>
          </w:tcPr>
          <w:p w14:paraId="15C081FD" w14:textId="79D27764" w:rsidR="00542D8B" w:rsidRPr="005F2D46" w:rsidRDefault="00542D8B" w:rsidP="006412B8">
            <w:pPr>
              <w:pStyle w:val="BodyText"/>
              <w:spacing w:before="0"/>
            </w:pPr>
            <w:r w:rsidRPr="005F2D46">
              <w:t>JD8</w:t>
            </w:r>
          </w:p>
        </w:tc>
      </w:tr>
      <w:tr w:rsidR="00542D8B" w:rsidRPr="005F2D46" w14:paraId="730EB15A" w14:textId="77777777" w:rsidTr="006412B8">
        <w:trPr>
          <w:trHeight w:val="273"/>
          <w:jc w:val="center"/>
        </w:trPr>
        <w:tc>
          <w:tcPr>
            <w:tcW w:w="2306" w:type="dxa"/>
          </w:tcPr>
          <w:p w14:paraId="70D8E906" w14:textId="77777777" w:rsidR="00542D8B" w:rsidRPr="005F2D46" w:rsidRDefault="00542D8B" w:rsidP="006412B8">
            <w:pPr>
              <w:pStyle w:val="BodyText"/>
              <w:spacing w:before="0"/>
            </w:pPr>
            <w:r w:rsidRPr="005F2D46">
              <w:t>Pmod_out_0_pin9</w:t>
            </w:r>
          </w:p>
        </w:tc>
        <w:tc>
          <w:tcPr>
            <w:tcW w:w="1432" w:type="dxa"/>
          </w:tcPr>
          <w:p w14:paraId="4C70829D" w14:textId="5981D8A7" w:rsidR="00542D8B" w:rsidRPr="005F2D46" w:rsidRDefault="00542D8B" w:rsidP="006412B8">
            <w:pPr>
              <w:pStyle w:val="BodyText"/>
              <w:spacing w:before="0"/>
            </w:pPr>
            <w:r w:rsidRPr="005F2D46">
              <w:t>V17</w:t>
            </w:r>
          </w:p>
        </w:tc>
        <w:tc>
          <w:tcPr>
            <w:tcW w:w="1194" w:type="dxa"/>
          </w:tcPr>
          <w:p w14:paraId="134FAF8F" w14:textId="696A1535" w:rsidR="00542D8B" w:rsidRPr="005F2D46" w:rsidRDefault="00542D8B" w:rsidP="006412B8">
            <w:pPr>
              <w:pStyle w:val="BodyText"/>
              <w:spacing w:before="0"/>
            </w:pPr>
            <w:r w:rsidRPr="005F2D46">
              <w:t>JD9</w:t>
            </w:r>
          </w:p>
        </w:tc>
      </w:tr>
      <w:tr w:rsidR="00542D8B" w:rsidRPr="005F2D46" w14:paraId="54916272" w14:textId="77777777" w:rsidTr="006412B8">
        <w:trPr>
          <w:trHeight w:val="264"/>
          <w:jc w:val="center"/>
        </w:trPr>
        <w:tc>
          <w:tcPr>
            <w:tcW w:w="2306" w:type="dxa"/>
          </w:tcPr>
          <w:p w14:paraId="15B6B093" w14:textId="77777777" w:rsidR="00542D8B" w:rsidRPr="005F2D46" w:rsidRDefault="00542D8B" w:rsidP="006412B8">
            <w:pPr>
              <w:pStyle w:val="BodyText"/>
              <w:spacing w:before="0"/>
            </w:pPr>
            <w:r w:rsidRPr="005F2D46">
              <w:t>Pmod_out_0_pin10</w:t>
            </w:r>
          </w:p>
        </w:tc>
        <w:tc>
          <w:tcPr>
            <w:tcW w:w="1432" w:type="dxa"/>
          </w:tcPr>
          <w:p w14:paraId="1CA0BA04" w14:textId="22A3055A" w:rsidR="00542D8B" w:rsidRPr="005F2D46" w:rsidRDefault="00542D8B" w:rsidP="006412B8">
            <w:pPr>
              <w:pStyle w:val="BodyText"/>
              <w:spacing w:before="0"/>
            </w:pPr>
            <w:r w:rsidRPr="005F2D46">
              <w:t>V18</w:t>
            </w:r>
          </w:p>
        </w:tc>
        <w:tc>
          <w:tcPr>
            <w:tcW w:w="1194" w:type="dxa"/>
          </w:tcPr>
          <w:p w14:paraId="5D0CF149" w14:textId="4C0F5DE9" w:rsidR="00542D8B" w:rsidRPr="005F2D46" w:rsidRDefault="00542D8B" w:rsidP="00FC268D">
            <w:pPr>
              <w:pStyle w:val="BodyText"/>
              <w:keepNext/>
              <w:spacing w:before="0"/>
            </w:pPr>
            <w:r w:rsidRPr="005F2D46">
              <w:t>JD10</w:t>
            </w:r>
          </w:p>
        </w:tc>
      </w:tr>
    </w:tbl>
    <w:p w14:paraId="24EEC536" w14:textId="2E3108BB" w:rsidR="00201D2E" w:rsidRDefault="00201D2E" w:rsidP="00382514">
      <w:pPr>
        <w:pStyle w:val="Heading1"/>
        <w:tabs>
          <w:tab w:val="left" w:pos="1383"/>
        </w:tabs>
        <w:spacing w:before="0"/>
        <w:ind w:left="1081" w:firstLine="0"/>
      </w:pPr>
    </w:p>
    <w:p w14:paraId="1F80E07E" w14:textId="75B9656E" w:rsidR="00382514" w:rsidRPr="00201D2E" w:rsidRDefault="00201D2E" w:rsidP="00201D2E">
      <w:pPr>
        <w:widowControl/>
        <w:autoSpaceDE/>
        <w:autoSpaceDN/>
        <w:spacing w:after="160" w:line="259" w:lineRule="auto"/>
        <w:rPr>
          <w:b/>
          <w:bCs/>
          <w:sz w:val="24"/>
          <w:szCs w:val="24"/>
        </w:rPr>
      </w:pPr>
      <w:r>
        <w:lastRenderedPageBreak/>
        <w:br w:type="page"/>
      </w:r>
    </w:p>
    <w:p w14:paraId="04A03FD7" w14:textId="629D8404" w:rsidR="00394969" w:rsidRPr="005F2D46" w:rsidRDefault="00394969" w:rsidP="00F46417">
      <w:pPr>
        <w:pStyle w:val="Heading1"/>
        <w:numPr>
          <w:ilvl w:val="0"/>
          <w:numId w:val="4"/>
        </w:numPr>
        <w:tabs>
          <w:tab w:val="left" w:pos="4402"/>
        </w:tabs>
        <w:spacing w:before="0"/>
        <w:ind w:left="4401" w:hanging="241"/>
        <w:jc w:val="left"/>
      </w:pPr>
      <w:bookmarkStart w:id="874" w:name="_Toc119581020"/>
      <w:r w:rsidRPr="005F2D46">
        <w:lastRenderedPageBreak/>
        <w:t>Verification</w:t>
      </w:r>
      <w:bookmarkStart w:id="875" w:name="_Toc116568340"/>
      <w:bookmarkStart w:id="876" w:name="_Toc116570949"/>
      <w:bookmarkStart w:id="877" w:name="_Toc116570978"/>
      <w:bookmarkStart w:id="878" w:name="_Toc116806600"/>
      <w:bookmarkStart w:id="879" w:name="_Toc116809317"/>
      <w:bookmarkStart w:id="880" w:name="_Toc116810482"/>
      <w:bookmarkStart w:id="881" w:name="_Toc116810555"/>
      <w:bookmarkStart w:id="882" w:name="_Toc116810625"/>
      <w:bookmarkStart w:id="883" w:name="_Toc116827311"/>
      <w:bookmarkStart w:id="884" w:name="_Toc116829295"/>
      <w:bookmarkStart w:id="885" w:name="_Toc116829338"/>
      <w:bookmarkStart w:id="886" w:name="_Toc116831729"/>
      <w:bookmarkStart w:id="887" w:name="_Toc116831796"/>
      <w:bookmarkStart w:id="888" w:name="_Toc116831988"/>
      <w:bookmarkStart w:id="889" w:name="_Toc116832042"/>
      <w:bookmarkStart w:id="890" w:name="_Toc116911182"/>
      <w:bookmarkStart w:id="891" w:name="_Toc117090426"/>
      <w:bookmarkStart w:id="892" w:name="_Toc117090516"/>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175EC2E" w14:textId="77777777" w:rsidR="00F46417" w:rsidRPr="005F2D46" w:rsidRDefault="00F46417" w:rsidP="00F46417">
      <w:pPr>
        <w:pStyle w:val="ListParagraph"/>
        <w:numPr>
          <w:ilvl w:val="0"/>
          <w:numId w:val="2"/>
        </w:numPr>
        <w:tabs>
          <w:tab w:val="left" w:pos="1323"/>
        </w:tabs>
        <w:outlineLvl w:val="0"/>
        <w:rPr>
          <w:b/>
          <w:bCs/>
          <w:vanish/>
          <w:sz w:val="24"/>
          <w:szCs w:val="24"/>
        </w:rPr>
      </w:pPr>
      <w:bookmarkStart w:id="893" w:name="_Toc117091432"/>
      <w:bookmarkStart w:id="894" w:name="_Toc117545235"/>
      <w:bookmarkStart w:id="895" w:name="_Toc117545324"/>
      <w:bookmarkStart w:id="896" w:name="_Toc117545388"/>
      <w:bookmarkStart w:id="897" w:name="_Toc117545458"/>
      <w:bookmarkStart w:id="898" w:name="_Toc117545522"/>
      <w:bookmarkStart w:id="899" w:name="_Toc117545745"/>
      <w:bookmarkStart w:id="900" w:name="_Toc117545981"/>
      <w:bookmarkStart w:id="901" w:name="_Toc117621955"/>
      <w:bookmarkStart w:id="902" w:name="_Toc117624062"/>
      <w:bookmarkStart w:id="903" w:name="_Toc117626097"/>
      <w:bookmarkStart w:id="904" w:name="_Toc117710775"/>
      <w:bookmarkStart w:id="905" w:name="_Toc117712715"/>
      <w:bookmarkStart w:id="906" w:name="_Toc117714688"/>
      <w:bookmarkStart w:id="907" w:name="_Toc117714784"/>
      <w:bookmarkStart w:id="908" w:name="_Toc117790938"/>
      <w:bookmarkStart w:id="909" w:name="_Toc117796020"/>
      <w:bookmarkStart w:id="910" w:name="_Toc117961300"/>
      <w:bookmarkStart w:id="911" w:name="_Toc118137023"/>
      <w:bookmarkStart w:id="912" w:name="_Toc118308551"/>
      <w:bookmarkStart w:id="913" w:name="_Toc118308624"/>
      <w:bookmarkStart w:id="914" w:name="_Toc118382494"/>
      <w:bookmarkStart w:id="915" w:name="_Toc118383708"/>
      <w:bookmarkStart w:id="916" w:name="_Toc118397855"/>
      <w:bookmarkStart w:id="917" w:name="_Toc118404021"/>
      <w:bookmarkStart w:id="918" w:name="_Toc118405939"/>
      <w:bookmarkStart w:id="919" w:name="_Toc118407057"/>
      <w:bookmarkStart w:id="920" w:name="_Toc118408724"/>
      <w:bookmarkStart w:id="921" w:name="_Toc118410597"/>
      <w:bookmarkStart w:id="922" w:name="_Toc118411288"/>
      <w:bookmarkStart w:id="923" w:name="_Toc118449935"/>
      <w:bookmarkStart w:id="924" w:name="_Toc118453076"/>
      <w:bookmarkStart w:id="925" w:name="_Toc118458713"/>
      <w:bookmarkStart w:id="926" w:name="_Toc118458775"/>
      <w:bookmarkStart w:id="927" w:name="_Toc118458993"/>
      <w:bookmarkStart w:id="928" w:name="_Toc118459118"/>
      <w:bookmarkStart w:id="929" w:name="_Toc118459832"/>
      <w:bookmarkStart w:id="930" w:name="_Toc118461104"/>
      <w:bookmarkStart w:id="931" w:name="_Toc118461554"/>
      <w:bookmarkStart w:id="932" w:name="_Toc118463685"/>
      <w:bookmarkStart w:id="933" w:name="_Toc118473082"/>
      <w:bookmarkStart w:id="934" w:name="_Toc118473184"/>
      <w:bookmarkStart w:id="935" w:name="_Toc118473336"/>
      <w:bookmarkStart w:id="936" w:name="_Toc118473450"/>
      <w:bookmarkStart w:id="937" w:name="_Toc118481241"/>
      <w:bookmarkStart w:id="938" w:name="_Toc118483538"/>
      <w:bookmarkStart w:id="939" w:name="_Toc118483741"/>
      <w:bookmarkStart w:id="940" w:name="_Toc118483818"/>
      <w:bookmarkStart w:id="941" w:name="_Toc118484179"/>
      <w:bookmarkStart w:id="942" w:name="_Toc118816876"/>
      <w:bookmarkStart w:id="943" w:name="_Toc118816956"/>
      <w:bookmarkStart w:id="944" w:name="_Toc118817422"/>
      <w:bookmarkStart w:id="945" w:name="_Toc118817502"/>
      <w:bookmarkStart w:id="946" w:name="_Toc118817592"/>
      <w:bookmarkStart w:id="947" w:name="_Toc118818933"/>
      <w:bookmarkStart w:id="948" w:name="_Toc118900876"/>
      <w:bookmarkStart w:id="949" w:name="_Toc118900955"/>
      <w:bookmarkStart w:id="950" w:name="_Toc119513908"/>
      <w:bookmarkStart w:id="951" w:name="_Toc119515007"/>
      <w:bookmarkStart w:id="952" w:name="_Toc119515092"/>
      <w:bookmarkStart w:id="953" w:name="_Toc119515177"/>
      <w:bookmarkStart w:id="954" w:name="_Toc119515300"/>
      <w:bookmarkStart w:id="955" w:name="_Toc119577501"/>
      <w:bookmarkStart w:id="956" w:name="_Toc119579065"/>
      <w:bookmarkStart w:id="957" w:name="_Toc119581021"/>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7947B483" w14:textId="5111C91A" w:rsidR="00F27D03" w:rsidRPr="005F2D46" w:rsidRDefault="00F27D03" w:rsidP="00180A81">
      <w:pPr>
        <w:pStyle w:val="Heading1"/>
        <w:numPr>
          <w:ilvl w:val="1"/>
          <w:numId w:val="2"/>
        </w:numPr>
        <w:tabs>
          <w:tab w:val="left" w:pos="1323"/>
        </w:tabs>
        <w:spacing w:before="0"/>
        <w:ind w:left="1080"/>
      </w:pPr>
      <w:bookmarkStart w:id="958" w:name="_Toc119581022"/>
      <w:r w:rsidRPr="005F2D46">
        <w:t>MATLAB</w:t>
      </w:r>
      <w:bookmarkEnd w:id="958"/>
    </w:p>
    <w:p w14:paraId="2E8F75AC" w14:textId="50A2169C" w:rsidR="00180A81" w:rsidRPr="005F2D46" w:rsidRDefault="00180A81" w:rsidP="00A43125">
      <w:pPr>
        <w:pStyle w:val="BodyText"/>
        <w:spacing w:before="0"/>
        <w:ind w:left="1322"/>
        <w:jc w:val="both"/>
        <w:rPr>
          <w:spacing w:val="-2"/>
        </w:rPr>
      </w:pPr>
    </w:p>
    <w:p w14:paraId="1728ED61" w14:textId="6FA5D490" w:rsidR="00180A81" w:rsidRPr="005F2D46" w:rsidRDefault="00180A81" w:rsidP="00AF0EFE">
      <w:pPr>
        <w:pStyle w:val="BodyText"/>
        <w:spacing w:before="0" w:after="14" w:line="480" w:lineRule="auto"/>
        <w:ind w:left="792" w:right="864" w:firstLine="540"/>
        <w:jc w:val="both"/>
      </w:pPr>
      <w:r w:rsidRPr="005F2D46">
        <w:t>MATLAB was used to read the text file and plot the data but shortly after, it was also used to verify the algorithm by using a histogram. The very first samples plotted, had peaks saturating or flat near the peak pulse. The typical ECG signal does not have a flat peak or pulse but nonetheless, by zooming in, it is very apparent that the signal indeed is an ECG signal with flat peaks. The flat peaks could be happening for a multitude of reasons such as not probing correctly, light is interfering with photosensor, cheap sensor, algorithm has bugs or other factors. Despite the flat peaks, is the Vitis algorithm calculating a reasonable BPM using the clipped data?</w:t>
      </w:r>
    </w:p>
    <w:p w14:paraId="15750590" w14:textId="1DDD8217" w:rsidR="00FC268D" w:rsidRPr="005F2D46" w:rsidRDefault="00180A81" w:rsidP="00AF0EFE">
      <w:pPr>
        <w:pStyle w:val="BodyText"/>
        <w:keepNext/>
        <w:spacing w:before="0" w:after="14" w:line="480" w:lineRule="auto"/>
        <w:ind w:left="782" w:right="845"/>
      </w:pPr>
      <w:r w:rsidRPr="005F2D46">
        <w:t xml:space="preserve"> </w:t>
      </w:r>
      <w:r w:rsidRPr="005F2D46">
        <w:rPr>
          <w:noProof/>
        </w:rPr>
        <w:drawing>
          <wp:inline distT="0" distB="0" distL="0" distR="0" wp14:anchorId="2CD7DBE0" wp14:editId="701ADF2A">
            <wp:extent cx="4652547" cy="174379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5562" cy="1756167"/>
                    </a:xfrm>
                    <a:prstGeom prst="rect">
                      <a:avLst/>
                    </a:prstGeom>
                  </pic:spPr>
                </pic:pic>
              </a:graphicData>
            </a:graphic>
          </wp:inline>
        </w:drawing>
      </w:r>
    </w:p>
    <w:p w14:paraId="00DC03AC" w14:textId="0AB5E4B5" w:rsidR="00180A81" w:rsidRPr="005F2D46" w:rsidRDefault="00FC268D" w:rsidP="00AF0EFE">
      <w:pPr>
        <w:pStyle w:val="Caption"/>
        <w:jc w:val="center"/>
        <w:rPr>
          <w:sz w:val="24"/>
          <w:szCs w:val="24"/>
        </w:rPr>
      </w:pPr>
      <w:bookmarkStart w:id="959" w:name="_Toc118460319"/>
      <w:bookmarkStart w:id="960" w:name="_Toc119577603"/>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26</w:t>
      </w:r>
      <w:r w:rsidRPr="005F2D46">
        <w:rPr>
          <w:sz w:val="24"/>
          <w:szCs w:val="24"/>
        </w:rPr>
        <w:fldChar w:fldCharType="end"/>
      </w:r>
      <w:r w:rsidRPr="005F2D46">
        <w:rPr>
          <w:sz w:val="24"/>
          <w:szCs w:val="24"/>
        </w:rPr>
        <w:t>. ADC Data from Pulse Sensor Example 1</w:t>
      </w:r>
      <w:bookmarkEnd w:id="959"/>
      <w:bookmarkEnd w:id="960"/>
    </w:p>
    <w:p w14:paraId="13859CF4" w14:textId="77777777" w:rsidR="00180A81" w:rsidRPr="005F2D46" w:rsidRDefault="00180A81" w:rsidP="00DC3231">
      <w:pPr>
        <w:spacing w:line="480" w:lineRule="auto"/>
        <w:ind w:left="792" w:right="864" w:firstLine="720"/>
        <w:jc w:val="both"/>
        <w:rPr>
          <w:sz w:val="24"/>
          <w:szCs w:val="24"/>
        </w:rPr>
      </w:pPr>
      <w:r w:rsidRPr="005F2D46">
        <w:rPr>
          <w:sz w:val="24"/>
          <w:szCs w:val="24"/>
        </w:rPr>
        <w:t xml:space="preserve">MATLAB has useful built-in functions like </w:t>
      </w:r>
      <w:proofErr w:type="spellStart"/>
      <w:r w:rsidRPr="005F2D46">
        <w:rPr>
          <w:sz w:val="24"/>
          <w:szCs w:val="24"/>
        </w:rPr>
        <w:t>findpeaks</w:t>
      </w:r>
      <w:proofErr w:type="spellEnd"/>
      <w:r w:rsidRPr="005F2D46">
        <w:rPr>
          <w:sz w:val="24"/>
          <w:szCs w:val="24"/>
        </w:rPr>
        <w:t xml:space="preserve">() that can simplify calculating BPM. The </w:t>
      </w:r>
      <w:proofErr w:type="spellStart"/>
      <w:r w:rsidRPr="005F2D46">
        <w:rPr>
          <w:sz w:val="24"/>
          <w:szCs w:val="24"/>
        </w:rPr>
        <w:t>findpeaks</w:t>
      </w:r>
      <w:proofErr w:type="spellEnd"/>
      <w:r w:rsidRPr="005F2D46">
        <w:rPr>
          <w:sz w:val="24"/>
          <w:szCs w:val="24"/>
        </w:rPr>
        <w:t xml:space="preserve">() function finds the local peaks in a data vector and can return the index of each peak. Since the x-axis contains the time information in seconds, any two neighboring peaks are sufficient to calculate a BPM. By using the diff() function, all elements in a data vector can be subtracted (x(1)-x(0)). Using the indexes of each peak and dividing by the difference of all elements, results in a BPM calculation. The average can be taken of all BPM </w:t>
      </w:r>
      <w:r w:rsidRPr="005F2D46">
        <w:rPr>
          <w:sz w:val="24"/>
          <w:szCs w:val="24"/>
        </w:rPr>
        <w:lastRenderedPageBreak/>
        <w:t>calculation to determine the average BPM in that 1-minute duration. Comparing the results from MATLAB vs Vitis BPM, they are nearly identical every run and this is even with clipped data.</w:t>
      </w:r>
    </w:p>
    <w:p w14:paraId="07E2EA5A" w14:textId="77777777" w:rsidR="00180A81" w:rsidRPr="005F2D46" w:rsidRDefault="00180A81" w:rsidP="00DC3231">
      <w:pPr>
        <w:spacing w:line="480" w:lineRule="auto"/>
        <w:ind w:left="792" w:right="864" w:firstLine="720"/>
        <w:jc w:val="both"/>
        <w:rPr>
          <w:sz w:val="24"/>
          <w:szCs w:val="24"/>
        </w:rPr>
      </w:pPr>
      <w:r w:rsidRPr="005F2D46">
        <w:rPr>
          <w:sz w:val="24"/>
          <w:szCs w:val="24"/>
        </w:rPr>
        <w:t>Can we really trust the MATLAB algorithm and Vitis algorithm? Another set of verification is an empirical observation by using the plotted ADC data. If we look at the first 10 seconds and measure the pulses in this 10 second interval, if there are 15 pulses, it can easily be determined that the expected pulses in a minute, would be (15 pulses per 10 seconds) x (6) is equivalent to 1 minute of pulses or in other words, 90 BPM. By using this empirical method, the Vitis and MATLAB algorithm are spot on.</w:t>
      </w:r>
    </w:p>
    <w:p w14:paraId="25369CFF" w14:textId="7503D7BA" w:rsidR="00180A81" w:rsidRPr="005F2D46" w:rsidRDefault="00180A81" w:rsidP="00DC3231">
      <w:pPr>
        <w:spacing w:line="480" w:lineRule="auto"/>
        <w:ind w:left="792" w:right="864"/>
        <w:jc w:val="both"/>
        <w:rPr>
          <w:sz w:val="24"/>
          <w:szCs w:val="24"/>
        </w:rPr>
      </w:pPr>
      <w:r w:rsidRPr="005F2D46">
        <w:rPr>
          <w:sz w:val="24"/>
          <w:szCs w:val="24"/>
        </w:rPr>
        <w:tab/>
        <w:t>Last method of verification was using a histogram plot that was a nice visualization of the data and helped determine a reasonable threshold for filtering false peaks or bad data. The histogram reveal</w:t>
      </w:r>
      <w:r w:rsidR="001F249C" w:rsidRPr="005F2D46">
        <w:rPr>
          <w:sz w:val="24"/>
          <w:szCs w:val="24"/>
        </w:rPr>
        <w:t xml:space="preserve">s all the voltages and their corresponding occurrences, which helped determining the sweet spot for </w:t>
      </w:r>
      <w:r w:rsidR="00F301E3" w:rsidRPr="005F2D46">
        <w:rPr>
          <w:sz w:val="24"/>
          <w:szCs w:val="24"/>
        </w:rPr>
        <w:t xml:space="preserve">calculating BPM. From the figure below, the pink represents the mean, green represents sweet spot and red is the max value. By using the histogram, it is very apparent that </w:t>
      </w:r>
      <w:r w:rsidR="000838FE" w:rsidRPr="005F2D46">
        <w:rPr>
          <w:sz w:val="24"/>
          <w:szCs w:val="24"/>
        </w:rPr>
        <w:t>to</w:t>
      </w:r>
      <w:r w:rsidR="00F301E3" w:rsidRPr="005F2D46">
        <w:rPr>
          <w:sz w:val="24"/>
          <w:szCs w:val="24"/>
        </w:rPr>
        <w:t xml:space="preserve"> calculate a reasonable BPM</w:t>
      </w:r>
      <w:r w:rsidR="000838FE">
        <w:rPr>
          <w:sz w:val="24"/>
          <w:szCs w:val="24"/>
        </w:rPr>
        <w:t>,</w:t>
      </w:r>
      <w:r w:rsidR="00F301E3" w:rsidRPr="005F2D46">
        <w:rPr>
          <w:sz w:val="24"/>
          <w:szCs w:val="24"/>
        </w:rPr>
        <w:t xml:space="preserve"> the sweet spot must be within the mean and max (mean &lt; sweet spot &lt; max).</w:t>
      </w:r>
    </w:p>
    <w:p w14:paraId="1124E955" w14:textId="49069FC2" w:rsidR="00FC268D" w:rsidRPr="005F2D46" w:rsidRDefault="00180A81" w:rsidP="00FC268D">
      <w:pPr>
        <w:pStyle w:val="BodyText"/>
        <w:keepNext/>
        <w:spacing w:before="0" w:after="14" w:line="480" w:lineRule="auto"/>
        <w:ind w:left="782" w:right="845" w:firstLine="540"/>
        <w:jc w:val="center"/>
      </w:pPr>
      <w:r w:rsidRPr="005F2D46">
        <w:rPr>
          <w:noProof/>
        </w:rPr>
        <w:lastRenderedPageBreak/>
        <w:drawing>
          <wp:inline distT="0" distB="0" distL="0" distR="0" wp14:anchorId="51F03057" wp14:editId="067B4A9B">
            <wp:extent cx="4666585" cy="2234013"/>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5243" cy="2238158"/>
                    </a:xfrm>
                    <a:prstGeom prst="rect">
                      <a:avLst/>
                    </a:prstGeom>
                  </pic:spPr>
                </pic:pic>
              </a:graphicData>
            </a:graphic>
          </wp:inline>
        </w:drawing>
      </w:r>
    </w:p>
    <w:p w14:paraId="57DD4C16" w14:textId="698391D0" w:rsidR="00180A81" w:rsidRPr="005F2D46" w:rsidRDefault="00FC268D" w:rsidP="00FC268D">
      <w:pPr>
        <w:pStyle w:val="Caption"/>
        <w:jc w:val="center"/>
        <w:rPr>
          <w:sz w:val="24"/>
          <w:szCs w:val="24"/>
        </w:rPr>
      </w:pPr>
      <w:bookmarkStart w:id="961" w:name="_Toc118460320"/>
      <w:bookmarkStart w:id="962" w:name="_Toc119577604"/>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27</w:t>
      </w:r>
      <w:r w:rsidRPr="005F2D46">
        <w:rPr>
          <w:sz w:val="24"/>
          <w:szCs w:val="24"/>
        </w:rPr>
        <w:fldChar w:fldCharType="end"/>
      </w:r>
      <w:r w:rsidRPr="005F2D46">
        <w:rPr>
          <w:sz w:val="24"/>
          <w:szCs w:val="24"/>
        </w:rPr>
        <w:t>. Histogram 1</w:t>
      </w:r>
      <w:bookmarkEnd w:id="961"/>
      <w:bookmarkEnd w:id="962"/>
    </w:p>
    <w:p w14:paraId="3DE44AF7" w14:textId="02E9019F" w:rsidR="00FC268D" w:rsidRPr="005F2D46" w:rsidRDefault="00180A81" w:rsidP="00FC268D">
      <w:pPr>
        <w:pStyle w:val="BodyText"/>
        <w:keepNext/>
        <w:spacing w:before="0" w:after="14" w:line="480" w:lineRule="auto"/>
        <w:ind w:left="782" w:right="845" w:firstLine="540"/>
        <w:jc w:val="center"/>
      </w:pPr>
      <w:r w:rsidRPr="005F2D46">
        <w:rPr>
          <w:noProof/>
        </w:rPr>
        <w:drawing>
          <wp:inline distT="0" distB="0" distL="0" distR="0" wp14:anchorId="42E9DD59" wp14:editId="20DD6C49">
            <wp:extent cx="4979383" cy="187703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4973" cy="1882909"/>
                    </a:xfrm>
                    <a:prstGeom prst="rect">
                      <a:avLst/>
                    </a:prstGeom>
                  </pic:spPr>
                </pic:pic>
              </a:graphicData>
            </a:graphic>
          </wp:inline>
        </w:drawing>
      </w:r>
    </w:p>
    <w:p w14:paraId="03A6D43D" w14:textId="495C165C" w:rsidR="00180A81" w:rsidRPr="005F2D46" w:rsidRDefault="00FC268D" w:rsidP="00FC268D">
      <w:pPr>
        <w:pStyle w:val="Caption"/>
        <w:jc w:val="center"/>
        <w:rPr>
          <w:sz w:val="24"/>
          <w:szCs w:val="24"/>
        </w:rPr>
      </w:pPr>
      <w:bookmarkStart w:id="963" w:name="_Toc118460321"/>
      <w:bookmarkStart w:id="964" w:name="_Toc119577605"/>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28</w:t>
      </w:r>
      <w:r w:rsidRPr="005F2D46">
        <w:rPr>
          <w:sz w:val="24"/>
          <w:szCs w:val="24"/>
        </w:rPr>
        <w:fldChar w:fldCharType="end"/>
      </w:r>
      <w:r w:rsidRPr="005F2D46">
        <w:rPr>
          <w:sz w:val="24"/>
          <w:szCs w:val="24"/>
        </w:rPr>
        <w:t>. ADC Data from Pulse Sensor Example 2</w:t>
      </w:r>
      <w:bookmarkEnd w:id="963"/>
      <w:bookmarkEnd w:id="964"/>
    </w:p>
    <w:p w14:paraId="2BC2DCB8" w14:textId="5D3463DB" w:rsidR="00FC268D" w:rsidRPr="005F2D46" w:rsidRDefault="00180A81" w:rsidP="00FC268D">
      <w:pPr>
        <w:pStyle w:val="BodyText"/>
        <w:keepNext/>
        <w:spacing w:before="0" w:after="14" w:line="480" w:lineRule="auto"/>
        <w:ind w:left="782" w:right="845" w:firstLine="540"/>
        <w:jc w:val="center"/>
      </w:pPr>
      <w:r w:rsidRPr="005F2D46">
        <w:rPr>
          <w:noProof/>
        </w:rPr>
        <w:drawing>
          <wp:inline distT="0" distB="0" distL="0" distR="0" wp14:anchorId="698FF4E6" wp14:editId="52B3073A">
            <wp:extent cx="3959749" cy="198453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2323" cy="2000859"/>
                    </a:xfrm>
                    <a:prstGeom prst="rect">
                      <a:avLst/>
                    </a:prstGeom>
                  </pic:spPr>
                </pic:pic>
              </a:graphicData>
            </a:graphic>
          </wp:inline>
        </w:drawing>
      </w:r>
    </w:p>
    <w:p w14:paraId="1ADB3070" w14:textId="27B5439B" w:rsidR="00180A81" w:rsidRPr="005F2D46" w:rsidRDefault="00FC268D" w:rsidP="00FC268D">
      <w:pPr>
        <w:pStyle w:val="Caption"/>
        <w:jc w:val="center"/>
        <w:rPr>
          <w:sz w:val="24"/>
          <w:szCs w:val="24"/>
        </w:rPr>
      </w:pPr>
      <w:bookmarkStart w:id="965" w:name="_Toc118460322"/>
      <w:bookmarkStart w:id="966" w:name="_Toc119577606"/>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29</w:t>
      </w:r>
      <w:r w:rsidRPr="005F2D46">
        <w:rPr>
          <w:sz w:val="24"/>
          <w:szCs w:val="24"/>
        </w:rPr>
        <w:fldChar w:fldCharType="end"/>
      </w:r>
      <w:r w:rsidRPr="005F2D46">
        <w:rPr>
          <w:sz w:val="24"/>
          <w:szCs w:val="24"/>
        </w:rPr>
        <w:t>. Histogram 2</w:t>
      </w:r>
      <w:bookmarkEnd w:id="965"/>
      <w:bookmarkEnd w:id="966"/>
    </w:p>
    <w:p w14:paraId="656DB9D3" w14:textId="3BC69345" w:rsidR="00FC268D" w:rsidRPr="005F2D46" w:rsidRDefault="00180A81" w:rsidP="00FC268D">
      <w:pPr>
        <w:pStyle w:val="BodyText"/>
        <w:keepNext/>
        <w:spacing w:before="0" w:after="14" w:line="480" w:lineRule="auto"/>
        <w:ind w:right="845"/>
        <w:jc w:val="center"/>
      </w:pPr>
      <w:r w:rsidRPr="005F2D46">
        <w:rPr>
          <w:noProof/>
        </w:rPr>
        <w:lastRenderedPageBreak/>
        <w:drawing>
          <wp:inline distT="0" distB="0" distL="0" distR="0" wp14:anchorId="39291696" wp14:editId="78543C26">
            <wp:extent cx="5216056" cy="1724303"/>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418" cy="1744257"/>
                    </a:xfrm>
                    <a:prstGeom prst="rect">
                      <a:avLst/>
                    </a:prstGeom>
                  </pic:spPr>
                </pic:pic>
              </a:graphicData>
            </a:graphic>
          </wp:inline>
        </w:drawing>
      </w:r>
    </w:p>
    <w:p w14:paraId="41071EB4" w14:textId="62BEC75C" w:rsidR="00180A81" w:rsidRPr="005F2D46" w:rsidRDefault="00FC268D" w:rsidP="00FC268D">
      <w:pPr>
        <w:pStyle w:val="Caption"/>
        <w:jc w:val="center"/>
        <w:rPr>
          <w:sz w:val="24"/>
          <w:szCs w:val="24"/>
        </w:rPr>
      </w:pPr>
      <w:bookmarkStart w:id="967" w:name="_Toc118460323"/>
      <w:bookmarkStart w:id="968" w:name="_Toc119577607"/>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30</w:t>
      </w:r>
      <w:r w:rsidRPr="005F2D46">
        <w:rPr>
          <w:sz w:val="24"/>
          <w:szCs w:val="24"/>
        </w:rPr>
        <w:fldChar w:fldCharType="end"/>
      </w:r>
      <w:r w:rsidRPr="005F2D46">
        <w:rPr>
          <w:sz w:val="24"/>
          <w:szCs w:val="24"/>
        </w:rPr>
        <w:t>. First 30 seconds of ADC Data from Pulse Sensor Example 1</w:t>
      </w:r>
      <w:bookmarkEnd w:id="967"/>
      <w:bookmarkEnd w:id="968"/>
    </w:p>
    <w:p w14:paraId="4931B70E" w14:textId="24BFF0FB" w:rsidR="00180A81" w:rsidRPr="005F2D46" w:rsidRDefault="00F2184E" w:rsidP="00424937">
      <w:pPr>
        <w:spacing w:line="480" w:lineRule="auto"/>
        <w:ind w:left="792" w:right="864" w:firstLine="720"/>
        <w:jc w:val="both"/>
        <w:rPr>
          <w:sz w:val="24"/>
          <w:szCs w:val="24"/>
        </w:rPr>
      </w:pPr>
      <w:r w:rsidRPr="005F2D46">
        <w:rPr>
          <w:sz w:val="24"/>
          <w:szCs w:val="24"/>
        </w:rPr>
        <w:t xml:space="preserve">The power spectrum displayed in the figure below plots the signal power against the frequencies. The spectrum can be calculated by performing the DFT or FFT of the analog signal and then squaring the signal over time for the magnitude. The use of this graph helps correlate the noise associated with the signal </w:t>
      </w:r>
      <w:r w:rsidR="000838FE" w:rsidRPr="005F2D46">
        <w:rPr>
          <w:sz w:val="24"/>
          <w:szCs w:val="24"/>
        </w:rPr>
        <w:t>and</w:t>
      </w:r>
      <w:r w:rsidRPr="005F2D46">
        <w:rPr>
          <w:sz w:val="24"/>
          <w:szCs w:val="24"/>
        </w:rPr>
        <w:t xml:space="preserve"> decide the appropriate sampling </w:t>
      </w:r>
      <w:r w:rsidR="000838FE" w:rsidRPr="005F2D46">
        <w:rPr>
          <w:sz w:val="24"/>
          <w:szCs w:val="24"/>
        </w:rPr>
        <w:t>rate. Note</w:t>
      </w:r>
      <w:r w:rsidR="001E37BE" w:rsidRPr="005F2D46">
        <w:rPr>
          <w:sz w:val="24"/>
          <w:szCs w:val="24"/>
        </w:rPr>
        <w:t xml:space="preserve"> that FFT is very similar to DFT and usually is a preferred operation since it requires less resources hence the computation is less intensive and more efficient.</w:t>
      </w:r>
    </w:p>
    <w:p w14:paraId="674784D0" w14:textId="30B3CB13" w:rsidR="00FC268D" w:rsidRPr="005F2D46" w:rsidRDefault="00180A81" w:rsidP="00FC268D">
      <w:pPr>
        <w:pStyle w:val="BodyText"/>
        <w:keepNext/>
        <w:spacing w:before="0" w:after="14" w:line="480" w:lineRule="auto"/>
        <w:ind w:right="845"/>
        <w:jc w:val="center"/>
      </w:pPr>
      <w:r w:rsidRPr="005F2D46">
        <w:rPr>
          <w:noProof/>
        </w:rPr>
        <w:drawing>
          <wp:inline distT="0" distB="0" distL="0" distR="0" wp14:anchorId="52947ED5" wp14:editId="55321968">
            <wp:extent cx="5050543" cy="295143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0543" cy="2951430"/>
                    </a:xfrm>
                    <a:prstGeom prst="rect">
                      <a:avLst/>
                    </a:prstGeom>
                  </pic:spPr>
                </pic:pic>
              </a:graphicData>
            </a:graphic>
          </wp:inline>
        </w:drawing>
      </w:r>
    </w:p>
    <w:p w14:paraId="5715C649" w14:textId="1D317A23" w:rsidR="00F27D03" w:rsidRPr="005F2D46" w:rsidRDefault="00FC268D" w:rsidP="00FC268D">
      <w:pPr>
        <w:pStyle w:val="Caption"/>
        <w:jc w:val="center"/>
        <w:rPr>
          <w:sz w:val="24"/>
          <w:szCs w:val="24"/>
        </w:rPr>
      </w:pPr>
      <w:bookmarkStart w:id="969" w:name="_Toc118460324"/>
      <w:bookmarkStart w:id="970" w:name="_Toc119577608"/>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31</w:t>
      </w:r>
      <w:r w:rsidRPr="005F2D46">
        <w:rPr>
          <w:sz w:val="24"/>
          <w:szCs w:val="24"/>
        </w:rPr>
        <w:fldChar w:fldCharType="end"/>
      </w:r>
      <w:r w:rsidRPr="005F2D46">
        <w:rPr>
          <w:sz w:val="24"/>
          <w:szCs w:val="24"/>
        </w:rPr>
        <w:t>. Power Spectrum of ADC Data from Pulse Sensor Example 1</w:t>
      </w:r>
      <w:bookmarkEnd w:id="969"/>
      <w:bookmarkEnd w:id="970"/>
    </w:p>
    <w:p w14:paraId="73F2548F" w14:textId="7790E928" w:rsidR="00F46417" w:rsidRPr="005F2D46" w:rsidRDefault="00F46417" w:rsidP="00F46417">
      <w:pPr>
        <w:pStyle w:val="Heading1"/>
        <w:numPr>
          <w:ilvl w:val="1"/>
          <w:numId w:val="2"/>
        </w:numPr>
        <w:tabs>
          <w:tab w:val="left" w:pos="1323"/>
        </w:tabs>
        <w:spacing w:before="0"/>
        <w:ind w:left="1080"/>
      </w:pPr>
      <w:bookmarkStart w:id="971" w:name="_Toc119581023"/>
      <w:r w:rsidRPr="005F2D46">
        <w:lastRenderedPageBreak/>
        <w:t>Testing</w:t>
      </w:r>
      <w:r w:rsidR="001A6DE1">
        <w:t xml:space="preserve"> Heart Rate</w:t>
      </w:r>
      <w:bookmarkEnd w:id="971"/>
    </w:p>
    <w:p w14:paraId="222B9FFE" w14:textId="77777777" w:rsidR="00BF47D0" w:rsidRPr="005F2D46" w:rsidRDefault="00BF47D0" w:rsidP="00BF47D0">
      <w:pPr>
        <w:pStyle w:val="BodyText"/>
        <w:spacing w:before="0"/>
        <w:rPr>
          <w:b/>
        </w:rPr>
      </w:pPr>
    </w:p>
    <w:p w14:paraId="2ADAE84D" w14:textId="77777777" w:rsidR="001A6DE1" w:rsidRPr="005F2D46" w:rsidRDefault="001A6DE1" w:rsidP="001A6DE1">
      <w:pPr>
        <w:pStyle w:val="BodyText"/>
        <w:spacing w:before="0" w:after="14" w:line="480" w:lineRule="auto"/>
        <w:ind w:left="792" w:right="864" w:firstLine="540"/>
        <w:jc w:val="both"/>
      </w:pPr>
      <w:r w:rsidRPr="005F2D46">
        <w:t>Different testing approaches were done on each sensor and then tested as an integrated system. Initially the algorithm was tested for reasonable measurements and after thoroughly testing the algorithms, reference sensors were used to verify each measurement. MATLAB was used to verify the heart rate and GSR algorithms.</w:t>
      </w:r>
    </w:p>
    <w:p w14:paraId="2C684066" w14:textId="41A5E252" w:rsidR="00F27D03" w:rsidRDefault="001A6DE1" w:rsidP="001A6DE1">
      <w:pPr>
        <w:pStyle w:val="BodyText"/>
        <w:spacing w:before="0" w:after="14" w:line="480" w:lineRule="auto"/>
        <w:ind w:left="792" w:right="864" w:firstLine="540"/>
        <w:jc w:val="both"/>
      </w:pPr>
      <w:r w:rsidRPr="005F2D46">
        <w:t>Initially the BPM algorithm was fixed for collecting 1 minute of data and after observing the BPM calculations and not having a clue whether the sensor is outputting correctly, the data was printed in such a manner that it can be saved onto a text file so the raw ECG signal can be plotted on MATLAB. This allows us to probe the signal and observe what the signal is doing.</w:t>
      </w:r>
    </w:p>
    <w:p w14:paraId="1AFD66FE" w14:textId="2BD50FEA" w:rsidR="0022160F" w:rsidRDefault="001A6DE1" w:rsidP="001A6DE1">
      <w:pPr>
        <w:pStyle w:val="Heading1"/>
        <w:numPr>
          <w:ilvl w:val="1"/>
          <w:numId w:val="2"/>
        </w:numPr>
        <w:tabs>
          <w:tab w:val="left" w:pos="1323"/>
        </w:tabs>
        <w:spacing w:before="0"/>
        <w:ind w:left="1080"/>
      </w:pPr>
      <w:bookmarkStart w:id="972" w:name="_Toc119581024"/>
      <w:r w:rsidRPr="005F2D46">
        <w:t>Testing</w:t>
      </w:r>
      <w:r>
        <w:t xml:space="preserve"> GSR</w:t>
      </w:r>
      <w:bookmarkEnd w:id="972"/>
    </w:p>
    <w:p w14:paraId="27D0517C" w14:textId="77777777" w:rsidR="001A6DE1" w:rsidRPr="005F2D46" w:rsidRDefault="001A6DE1" w:rsidP="001A6DE1">
      <w:pPr>
        <w:pStyle w:val="Heading1"/>
        <w:tabs>
          <w:tab w:val="left" w:pos="1323"/>
        </w:tabs>
        <w:spacing w:before="0"/>
        <w:ind w:left="1080" w:firstLine="0"/>
      </w:pPr>
    </w:p>
    <w:p w14:paraId="00119C20" w14:textId="1CDD5BFA" w:rsidR="002510F8" w:rsidRPr="005F2D46" w:rsidRDefault="002510F8" w:rsidP="00DC3231">
      <w:pPr>
        <w:spacing w:line="480" w:lineRule="auto"/>
        <w:ind w:left="792" w:right="864" w:firstLine="720"/>
        <w:jc w:val="both"/>
        <w:rPr>
          <w:sz w:val="24"/>
          <w:szCs w:val="24"/>
        </w:rPr>
      </w:pPr>
      <w:r w:rsidRPr="005F2D46">
        <w:rPr>
          <w:sz w:val="24"/>
          <w:szCs w:val="24"/>
        </w:rPr>
        <w:t>MATLAB was used to calculate the resistance from a given voltage range using a table from previous research. For verifying GSR results,</w:t>
      </w:r>
      <w:r w:rsidR="00A2152B" w:rsidRPr="005F2D46">
        <w:rPr>
          <w:sz w:val="24"/>
          <w:szCs w:val="24"/>
        </w:rPr>
        <w:t xml:space="preserve"> the voltage from the GSR sensor is mapped to a interpolated resistance and then conductance can easily be calculated by applying the inverse. </w:t>
      </w:r>
      <w:r w:rsidR="000838FE" w:rsidRPr="005F2D46">
        <w:rPr>
          <w:sz w:val="24"/>
          <w:szCs w:val="24"/>
        </w:rPr>
        <w:t>If</w:t>
      </w:r>
      <w:r w:rsidR="00A2152B" w:rsidRPr="005F2D46">
        <w:rPr>
          <w:sz w:val="24"/>
          <w:szCs w:val="24"/>
        </w:rPr>
        <w:t xml:space="preserve"> the resistance from the output voltage is within range of our table, we can assume it is working.</w:t>
      </w:r>
      <w:r w:rsidR="00340660" w:rsidRPr="005F2D46">
        <w:rPr>
          <w:sz w:val="24"/>
          <w:szCs w:val="24"/>
        </w:rPr>
        <w:t xml:space="preserve"> For further verification, an external reference sensor was used to compare measurements and results are within 5-15% range. </w:t>
      </w:r>
    </w:p>
    <w:p w14:paraId="53FC5DB9" w14:textId="10129863" w:rsidR="0069665C" w:rsidRPr="005F2D46" w:rsidRDefault="00A4759B" w:rsidP="0069665C">
      <w:pPr>
        <w:pStyle w:val="BodyText"/>
        <w:keepNext/>
        <w:spacing w:before="0" w:line="480" w:lineRule="auto"/>
        <w:ind w:left="504" w:firstLine="720"/>
        <w:jc w:val="center"/>
      </w:pPr>
      <w:r w:rsidRPr="005F2D46">
        <w:rPr>
          <w:noProof/>
        </w:rPr>
        <w:lastRenderedPageBreak/>
        <w:drawing>
          <wp:inline distT="0" distB="0" distL="0" distR="0" wp14:anchorId="466EAD47" wp14:editId="1EFA6612">
            <wp:extent cx="2676899" cy="280074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899" cy="2800741"/>
                    </a:xfrm>
                    <a:prstGeom prst="rect">
                      <a:avLst/>
                    </a:prstGeom>
                  </pic:spPr>
                </pic:pic>
              </a:graphicData>
            </a:graphic>
          </wp:inline>
        </w:drawing>
      </w:r>
    </w:p>
    <w:p w14:paraId="0E020306" w14:textId="10526C10" w:rsidR="001A6DE1" w:rsidRPr="001A6DE1" w:rsidRDefault="0069665C" w:rsidP="001A6DE1">
      <w:pPr>
        <w:pStyle w:val="Caption"/>
        <w:jc w:val="center"/>
        <w:rPr>
          <w:sz w:val="24"/>
          <w:szCs w:val="24"/>
        </w:rPr>
      </w:pPr>
      <w:bookmarkStart w:id="973" w:name="_Toc118460325"/>
      <w:bookmarkStart w:id="974" w:name="_Toc119577609"/>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32</w:t>
      </w:r>
      <w:r w:rsidRPr="005F2D46">
        <w:rPr>
          <w:noProof/>
          <w:sz w:val="24"/>
          <w:szCs w:val="24"/>
        </w:rPr>
        <w:fldChar w:fldCharType="end"/>
      </w:r>
      <w:r w:rsidRPr="005F2D46">
        <w:rPr>
          <w:sz w:val="24"/>
          <w:szCs w:val="24"/>
        </w:rPr>
        <w:t>. GSR Voltage and Resistance Table</w:t>
      </w:r>
      <w:bookmarkEnd w:id="973"/>
      <w:bookmarkEnd w:id="974"/>
    </w:p>
    <w:p w14:paraId="43F25F52" w14:textId="7030E3AC" w:rsidR="001A6DE1" w:rsidRPr="005F2D46" w:rsidRDefault="001A6DE1" w:rsidP="001A6DE1">
      <w:pPr>
        <w:pStyle w:val="Heading1"/>
        <w:numPr>
          <w:ilvl w:val="1"/>
          <w:numId w:val="2"/>
        </w:numPr>
        <w:tabs>
          <w:tab w:val="left" w:pos="1323"/>
        </w:tabs>
        <w:spacing w:before="0"/>
        <w:ind w:left="1080"/>
      </w:pPr>
      <w:bookmarkStart w:id="975" w:name="_Toc119581025"/>
      <w:r w:rsidRPr="005F2D46">
        <w:t>Testing</w:t>
      </w:r>
      <w:r>
        <w:t xml:space="preserve"> Temperature</w:t>
      </w:r>
      <w:bookmarkEnd w:id="975"/>
    </w:p>
    <w:p w14:paraId="3CE21670" w14:textId="77777777" w:rsidR="0022160F" w:rsidRPr="005F2D46" w:rsidRDefault="0022160F" w:rsidP="001A6DE1">
      <w:pPr>
        <w:pStyle w:val="Heading1"/>
        <w:tabs>
          <w:tab w:val="left" w:pos="1323"/>
        </w:tabs>
        <w:spacing w:before="0"/>
        <w:ind w:left="0" w:firstLine="0"/>
      </w:pPr>
    </w:p>
    <w:p w14:paraId="6856EE50" w14:textId="2180F637" w:rsidR="001A6DE1" w:rsidRDefault="00713044" w:rsidP="001A6DE1">
      <w:pPr>
        <w:pStyle w:val="BodyText"/>
        <w:spacing w:before="0" w:line="480" w:lineRule="auto"/>
        <w:ind w:left="792" w:right="864" w:firstLine="360"/>
        <w:jc w:val="both"/>
      </w:pPr>
      <w:r w:rsidRPr="005F2D46">
        <w:t xml:space="preserve">An external reference sensor such as a non-contact thermometer was used to verify the temperature measurements. The Pmod TMP3 and TC1 were both tested for a few scenarios such as warm, </w:t>
      </w:r>
      <w:r w:rsidR="000838FE" w:rsidRPr="005F2D46">
        <w:t>ambient,</w:t>
      </w:r>
      <w:r w:rsidRPr="005F2D46">
        <w:t xml:space="preserve"> and cold </w:t>
      </w:r>
      <w:r w:rsidR="0048040B" w:rsidRPr="005F2D46">
        <w:t>environments</w:t>
      </w:r>
      <w:r w:rsidRPr="005F2D46">
        <w:t xml:space="preserve">. </w:t>
      </w:r>
      <w:r w:rsidR="0048040B" w:rsidRPr="005F2D46">
        <w:t>For testing warm, a heated towel was wrapped around the sensor</w:t>
      </w:r>
      <w:r w:rsidR="001A6DE1">
        <w:t>,</w:t>
      </w:r>
      <w:r w:rsidR="0048040B" w:rsidRPr="005F2D46">
        <w:t xml:space="preserve"> </w:t>
      </w:r>
      <w:r w:rsidR="00180A81" w:rsidRPr="005F2D46">
        <w:t>while testing for cold required to small Ziploc ice bags. The ambient environment is simply the room temperature. In all scenarios, the temperature adjusted appropriately</w:t>
      </w:r>
      <w:r w:rsidR="003C3568">
        <w:t xml:space="preserve">, </w:t>
      </w:r>
      <w:r w:rsidR="00180A81" w:rsidRPr="005F2D46">
        <w:t>and output was nearly identical to thermometer measurement.</w:t>
      </w:r>
    </w:p>
    <w:p w14:paraId="5DCA2D00" w14:textId="4C9A1C69" w:rsidR="001A6DE1" w:rsidRPr="005F2D46" w:rsidRDefault="001A6DE1" w:rsidP="001A6DE1">
      <w:pPr>
        <w:pStyle w:val="Heading1"/>
        <w:numPr>
          <w:ilvl w:val="1"/>
          <w:numId w:val="2"/>
        </w:numPr>
        <w:tabs>
          <w:tab w:val="left" w:pos="1323"/>
        </w:tabs>
        <w:spacing w:before="0"/>
        <w:ind w:left="1080"/>
      </w:pPr>
      <w:bookmarkStart w:id="976" w:name="_Toc119581026"/>
      <w:r w:rsidRPr="005F2D46">
        <w:t>Testing</w:t>
      </w:r>
      <w:r>
        <w:t xml:space="preserve"> OLED Display</w:t>
      </w:r>
      <w:bookmarkEnd w:id="976"/>
    </w:p>
    <w:p w14:paraId="64B06E17" w14:textId="77777777" w:rsidR="00BF47D0" w:rsidRPr="005F2D46" w:rsidRDefault="00BF47D0" w:rsidP="001A6DE1">
      <w:pPr>
        <w:pStyle w:val="BodyText"/>
        <w:spacing w:before="0"/>
        <w:rPr>
          <w:spacing w:val="-2"/>
        </w:rPr>
      </w:pPr>
    </w:p>
    <w:p w14:paraId="42F08786" w14:textId="45AA62A4" w:rsidR="00BF47D0" w:rsidRPr="005F2D46" w:rsidRDefault="00713044" w:rsidP="002B2EE3">
      <w:pPr>
        <w:pStyle w:val="BodyText"/>
        <w:spacing w:before="0" w:line="480" w:lineRule="auto"/>
        <w:ind w:left="792" w:right="864" w:firstLine="360"/>
        <w:jc w:val="both"/>
      </w:pPr>
      <w:r w:rsidRPr="005F2D46">
        <w:t>Testing the OLED is the simplest because once you can write to the display, that confirms functionality.</w:t>
      </w:r>
    </w:p>
    <w:p w14:paraId="2D115691" w14:textId="3B992EBE" w:rsidR="0069665C" w:rsidRPr="005F2D46" w:rsidRDefault="00934FC5" w:rsidP="0069665C">
      <w:pPr>
        <w:pStyle w:val="BodyText"/>
        <w:keepNext/>
        <w:spacing w:before="0" w:after="14" w:line="480" w:lineRule="auto"/>
        <w:ind w:left="782" w:right="845" w:firstLine="540"/>
        <w:jc w:val="center"/>
      </w:pPr>
      <w:r w:rsidRPr="005F2D46">
        <w:rPr>
          <w:noProof/>
        </w:rPr>
        <w:lastRenderedPageBreak/>
        <w:drawing>
          <wp:inline distT="0" distB="0" distL="0" distR="0" wp14:anchorId="0A162E5C" wp14:editId="64771924">
            <wp:extent cx="4046727" cy="227727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60593" cy="2285079"/>
                    </a:xfrm>
                    <a:prstGeom prst="rect">
                      <a:avLst/>
                    </a:prstGeom>
                    <a:noFill/>
                    <a:ln>
                      <a:noFill/>
                    </a:ln>
                  </pic:spPr>
                </pic:pic>
              </a:graphicData>
            </a:graphic>
          </wp:inline>
        </w:drawing>
      </w:r>
    </w:p>
    <w:p w14:paraId="1A9235E5" w14:textId="0EBF9339" w:rsidR="00934FC5" w:rsidRPr="005F2D46" w:rsidRDefault="0069665C" w:rsidP="0069665C">
      <w:pPr>
        <w:pStyle w:val="Caption"/>
        <w:jc w:val="center"/>
        <w:rPr>
          <w:sz w:val="24"/>
          <w:szCs w:val="24"/>
        </w:rPr>
      </w:pPr>
      <w:bookmarkStart w:id="977" w:name="_Ref118453936"/>
      <w:bookmarkStart w:id="978" w:name="_Toc118460326"/>
      <w:bookmarkStart w:id="979" w:name="_Toc119577610"/>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33</w:t>
      </w:r>
      <w:r w:rsidRPr="005F2D46">
        <w:rPr>
          <w:noProof/>
          <w:sz w:val="24"/>
          <w:szCs w:val="24"/>
        </w:rPr>
        <w:fldChar w:fldCharType="end"/>
      </w:r>
      <w:bookmarkEnd w:id="977"/>
      <w:r w:rsidRPr="005F2D46">
        <w:rPr>
          <w:sz w:val="24"/>
          <w:szCs w:val="24"/>
        </w:rPr>
        <w:t>. Image of project in action</w:t>
      </w:r>
      <w:bookmarkEnd w:id="978"/>
      <w:bookmarkEnd w:id="979"/>
    </w:p>
    <w:p w14:paraId="6B95B91F" w14:textId="77777777" w:rsidR="00E63B13" w:rsidRPr="00E63B13" w:rsidRDefault="00E63B13" w:rsidP="00E63B13">
      <w:pPr>
        <w:pStyle w:val="ListParagraph"/>
        <w:numPr>
          <w:ilvl w:val="0"/>
          <w:numId w:val="19"/>
        </w:numPr>
        <w:tabs>
          <w:tab w:val="left" w:pos="1323"/>
        </w:tabs>
        <w:outlineLvl w:val="0"/>
        <w:rPr>
          <w:b/>
          <w:bCs/>
          <w:vanish/>
          <w:sz w:val="24"/>
          <w:szCs w:val="24"/>
        </w:rPr>
      </w:pPr>
      <w:bookmarkStart w:id="980" w:name="_Toc119513914"/>
      <w:bookmarkStart w:id="981" w:name="_Toc119515013"/>
      <w:bookmarkStart w:id="982" w:name="_Toc119515098"/>
      <w:bookmarkStart w:id="983" w:name="_Toc119515183"/>
      <w:bookmarkStart w:id="984" w:name="_Toc119515306"/>
      <w:bookmarkStart w:id="985" w:name="_Toc119577507"/>
      <w:bookmarkStart w:id="986" w:name="_Toc119579071"/>
      <w:bookmarkStart w:id="987" w:name="_Toc119581027"/>
      <w:bookmarkEnd w:id="980"/>
      <w:bookmarkEnd w:id="981"/>
      <w:bookmarkEnd w:id="982"/>
      <w:bookmarkEnd w:id="983"/>
      <w:bookmarkEnd w:id="984"/>
      <w:bookmarkEnd w:id="985"/>
      <w:bookmarkEnd w:id="986"/>
      <w:bookmarkEnd w:id="987"/>
    </w:p>
    <w:p w14:paraId="1426A739" w14:textId="77777777" w:rsidR="00E63B13" w:rsidRPr="00E63B13" w:rsidRDefault="00E63B13" w:rsidP="00E63B13">
      <w:pPr>
        <w:pStyle w:val="ListParagraph"/>
        <w:numPr>
          <w:ilvl w:val="0"/>
          <w:numId w:val="19"/>
        </w:numPr>
        <w:tabs>
          <w:tab w:val="left" w:pos="1323"/>
        </w:tabs>
        <w:outlineLvl w:val="0"/>
        <w:rPr>
          <w:b/>
          <w:bCs/>
          <w:vanish/>
          <w:sz w:val="24"/>
          <w:szCs w:val="24"/>
        </w:rPr>
      </w:pPr>
      <w:bookmarkStart w:id="988" w:name="_Toc119513915"/>
      <w:bookmarkStart w:id="989" w:name="_Toc119515014"/>
      <w:bookmarkStart w:id="990" w:name="_Toc119515099"/>
      <w:bookmarkStart w:id="991" w:name="_Toc119515184"/>
      <w:bookmarkStart w:id="992" w:name="_Toc119515307"/>
      <w:bookmarkStart w:id="993" w:name="_Toc119577508"/>
      <w:bookmarkStart w:id="994" w:name="_Toc119579072"/>
      <w:bookmarkStart w:id="995" w:name="_Toc119581028"/>
      <w:bookmarkEnd w:id="988"/>
      <w:bookmarkEnd w:id="989"/>
      <w:bookmarkEnd w:id="990"/>
      <w:bookmarkEnd w:id="991"/>
      <w:bookmarkEnd w:id="992"/>
      <w:bookmarkEnd w:id="993"/>
      <w:bookmarkEnd w:id="994"/>
      <w:bookmarkEnd w:id="995"/>
    </w:p>
    <w:p w14:paraId="11AB7352" w14:textId="77777777" w:rsidR="00E63B13" w:rsidRPr="00E63B13" w:rsidRDefault="00E63B13" w:rsidP="00E63B13">
      <w:pPr>
        <w:pStyle w:val="ListParagraph"/>
        <w:numPr>
          <w:ilvl w:val="0"/>
          <w:numId w:val="19"/>
        </w:numPr>
        <w:tabs>
          <w:tab w:val="left" w:pos="1323"/>
        </w:tabs>
        <w:outlineLvl w:val="0"/>
        <w:rPr>
          <w:b/>
          <w:bCs/>
          <w:vanish/>
          <w:sz w:val="24"/>
          <w:szCs w:val="24"/>
        </w:rPr>
      </w:pPr>
      <w:bookmarkStart w:id="996" w:name="_Toc119513916"/>
      <w:bookmarkStart w:id="997" w:name="_Toc119515015"/>
      <w:bookmarkStart w:id="998" w:name="_Toc119515100"/>
      <w:bookmarkStart w:id="999" w:name="_Toc119515185"/>
      <w:bookmarkStart w:id="1000" w:name="_Toc119515308"/>
      <w:bookmarkStart w:id="1001" w:name="_Toc119577509"/>
      <w:bookmarkStart w:id="1002" w:name="_Toc119579073"/>
      <w:bookmarkStart w:id="1003" w:name="_Toc119581029"/>
      <w:bookmarkEnd w:id="996"/>
      <w:bookmarkEnd w:id="997"/>
      <w:bookmarkEnd w:id="998"/>
      <w:bookmarkEnd w:id="999"/>
      <w:bookmarkEnd w:id="1000"/>
      <w:bookmarkEnd w:id="1001"/>
      <w:bookmarkEnd w:id="1002"/>
      <w:bookmarkEnd w:id="1003"/>
    </w:p>
    <w:p w14:paraId="6BACFA4F" w14:textId="77777777" w:rsidR="00E63B13" w:rsidRPr="00E63B13" w:rsidRDefault="00E63B13" w:rsidP="00E63B13">
      <w:pPr>
        <w:pStyle w:val="ListParagraph"/>
        <w:numPr>
          <w:ilvl w:val="1"/>
          <w:numId w:val="19"/>
        </w:numPr>
        <w:tabs>
          <w:tab w:val="left" w:pos="1323"/>
        </w:tabs>
        <w:outlineLvl w:val="0"/>
        <w:rPr>
          <w:b/>
          <w:bCs/>
          <w:vanish/>
          <w:sz w:val="24"/>
          <w:szCs w:val="24"/>
        </w:rPr>
      </w:pPr>
      <w:bookmarkStart w:id="1004" w:name="_Toc119513917"/>
      <w:bookmarkStart w:id="1005" w:name="_Toc119515016"/>
      <w:bookmarkStart w:id="1006" w:name="_Toc119515101"/>
      <w:bookmarkStart w:id="1007" w:name="_Toc119515186"/>
      <w:bookmarkStart w:id="1008" w:name="_Toc119515309"/>
      <w:bookmarkStart w:id="1009" w:name="_Toc119577510"/>
      <w:bookmarkStart w:id="1010" w:name="_Toc119579074"/>
      <w:bookmarkStart w:id="1011" w:name="_Toc119581030"/>
      <w:bookmarkEnd w:id="1004"/>
      <w:bookmarkEnd w:id="1005"/>
      <w:bookmarkEnd w:id="1006"/>
      <w:bookmarkEnd w:id="1007"/>
      <w:bookmarkEnd w:id="1008"/>
      <w:bookmarkEnd w:id="1009"/>
      <w:bookmarkEnd w:id="1010"/>
      <w:bookmarkEnd w:id="1011"/>
    </w:p>
    <w:p w14:paraId="66840CDF" w14:textId="77777777" w:rsidR="00E63B13" w:rsidRPr="00E63B13" w:rsidRDefault="00E63B13" w:rsidP="00E63B13">
      <w:pPr>
        <w:pStyle w:val="ListParagraph"/>
        <w:numPr>
          <w:ilvl w:val="1"/>
          <w:numId w:val="19"/>
        </w:numPr>
        <w:tabs>
          <w:tab w:val="left" w:pos="1323"/>
        </w:tabs>
        <w:outlineLvl w:val="0"/>
        <w:rPr>
          <w:b/>
          <w:bCs/>
          <w:vanish/>
          <w:sz w:val="24"/>
          <w:szCs w:val="24"/>
        </w:rPr>
      </w:pPr>
      <w:bookmarkStart w:id="1012" w:name="_Toc119513918"/>
      <w:bookmarkStart w:id="1013" w:name="_Toc119515017"/>
      <w:bookmarkStart w:id="1014" w:name="_Toc119515102"/>
      <w:bookmarkStart w:id="1015" w:name="_Toc119515187"/>
      <w:bookmarkStart w:id="1016" w:name="_Toc119515310"/>
      <w:bookmarkStart w:id="1017" w:name="_Toc119577511"/>
      <w:bookmarkStart w:id="1018" w:name="_Toc119579075"/>
      <w:bookmarkStart w:id="1019" w:name="_Toc119581031"/>
      <w:bookmarkEnd w:id="1012"/>
      <w:bookmarkEnd w:id="1013"/>
      <w:bookmarkEnd w:id="1014"/>
      <w:bookmarkEnd w:id="1015"/>
      <w:bookmarkEnd w:id="1016"/>
      <w:bookmarkEnd w:id="1017"/>
      <w:bookmarkEnd w:id="1018"/>
      <w:bookmarkEnd w:id="1019"/>
    </w:p>
    <w:p w14:paraId="4C2408C0" w14:textId="77777777" w:rsidR="00E63B13" w:rsidRPr="00E63B13" w:rsidRDefault="00E63B13" w:rsidP="00E63B13">
      <w:pPr>
        <w:pStyle w:val="ListParagraph"/>
        <w:numPr>
          <w:ilvl w:val="1"/>
          <w:numId w:val="19"/>
        </w:numPr>
        <w:tabs>
          <w:tab w:val="left" w:pos="1323"/>
        </w:tabs>
        <w:outlineLvl w:val="0"/>
        <w:rPr>
          <w:b/>
          <w:bCs/>
          <w:vanish/>
          <w:sz w:val="24"/>
          <w:szCs w:val="24"/>
        </w:rPr>
      </w:pPr>
      <w:bookmarkStart w:id="1020" w:name="_Toc119513919"/>
      <w:bookmarkStart w:id="1021" w:name="_Toc119515018"/>
      <w:bookmarkStart w:id="1022" w:name="_Toc119515103"/>
      <w:bookmarkStart w:id="1023" w:name="_Toc119515188"/>
      <w:bookmarkStart w:id="1024" w:name="_Toc119515311"/>
      <w:bookmarkStart w:id="1025" w:name="_Toc119577512"/>
      <w:bookmarkStart w:id="1026" w:name="_Toc119579076"/>
      <w:bookmarkStart w:id="1027" w:name="_Toc119581032"/>
      <w:bookmarkEnd w:id="1020"/>
      <w:bookmarkEnd w:id="1021"/>
      <w:bookmarkEnd w:id="1022"/>
      <w:bookmarkEnd w:id="1023"/>
      <w:bookmarkEnd w:id="1024"/>
      <w:bookmarkEnd w:id="1025"/>
      <w:bookmarkEnd w:id="1026"/>
      <w:bookmarkEnd w:id="1027"/>
    </w:p>
    <w:p w14:paraId="7F53D171" w14:textId="77777777" w:rsidR="00E63B13" w:rsidRPr="00E63B13" w:rsidRDefault="00E63B13" w:rsidP="00E63B13">
      <w:pPr>
        <w:pStyle w:val="ListParagraph"/>
        <w:numPr>
          <w:ilvl w:val="1"/>
          <w:numId w:val="19"/>
        </w:numPr>
        <w:tabs>
          <w:tab w:val="left" w:pos="1323"/>
        </w:tabs>
        <w:outlineLvl w:val="0"/>
        <w:rPr>
          <w:b/>
          <w:bCs/>
          <w:vanish/>
          <w:sz w:val="24"/>
          <w:szCs w:val="24"/>
        </w:rPr>
      </w:pPr>
      <w:bookmarkStart w:id="1028" w:name="_Toc119513920"/>
      <w:bookmarkStart w:id="1029" w:name="_Toc119515019"/>
      <w:bookmarkStart w:id="1030" w:name="_Toc119515104"/>
      <w:bookmarkStart w:id="1031" w:name="_Toc119515189"/>
      <w:bookmarkStart w:id="1032" w:name="_Toc119515312"/>
      <w:bookmarkStart w:id="1033" w:name="_Toc119577513"/>
      <w:bookmarkStart w:id="1034" w:name="_Toc119579077"/>
      <w:bookmarkStart w:id="1035" w:name="_Toc119581033"/>
      <w:bookmarkEnd w:id="1028"/>
      <w:bookmarkEnd w:id="1029"/>
      <w:bookmarkEnd w:id="1030"/>
      <w:bookmarkEnd w:id="1031"/>
      <w:bookmarkEnd w:id="1032"/>
      <w:bookmarkEnd w:id="1033"/>
      <w:bookmarkEnd w:id="1034"/>
      <w:bookmarkEnd w:id="1035"/>
    </w:p>
    <w:p w14:paraId="2CDA9A66" w14:textId="77777777" w:rsidR="00E63B13" w:rsidRPr="00E63B13" w:rsidRDefault="00E63B13" w:rsidP="00E63B13">
      <w:pPr>
        <w:pStyle w:val="ListParagraph"/>
        <w:numPr>
          <w:ilvl w:val="1"/>
          <w:numId w:val="19"/>
        </w:numPr>
        <w:tabs>
          <w:tab w:val="left" w:pos="1323"/>
        </w:tabs>
        <w:outlineLvl w:val="0"/>
        <w:rPr>
          <w:b/>
          <w:bCs/>
          <w:vanish/>
          <w:sz w:val="24"/>
          <w:szCs w:val="24"/>
        </w:rPr>
      </w:pPr>
      <w:bookmarkStart w:id="1036" w:name="_Toc119513921"/>
      <w:bookmarkStart w:id="1037" w:name="_Toc119515020"/>
      <w:bookmarkStart w:id="1038" w:name="_Toc119515105"/>
      <w:bookmarkStart w:id="1039" w:name="_Toc119515190"/>
      <w:bookmarkStart w:id="1040" w:name="_Toc119515313"/>
      <w:bookmarkStart w:id="1041" w:name="_Toc119577514"/>
      <w:bookmarkStart w:id="1042" w:name="_Toc119579078"/>
      <w:bookmarkStart w:id="1043" w:name="_Toc119581034"/>
      <w:bookmarkEnd w:id="1036"/>
      <w:bookmarkEnd w:id="1037"/>
      <w:bookmarkEnd w:id="1038"/>
      <w:bookmarkEnd w:id="1039"/>
      <w:bookmarkEnd w:id="1040"/>
      <w:bookmarkEnd w:id="1041"/>
      <w:bookmarkEnd w:id="1042"/>
      <w:bookmarkEnd w:id="1043"/>
    </w:p>
    <w:p w14:paraId="1072DB6F" w14:textId="4D96CA45" w:rsidR="0056048E" w:rsidRPr="005F2D46" w:rsidRDefault="00A0248F" w:rsidP="00E63B13">
      <w:pPr>
        <w:pStyle w:val="Heading1"/>
        <w:numPr>
          <w:ilvl w:val="1"/>
          <w:numId w:val="19"/>
        </w:numPr>
        <w:tabs>
          <w:tab w:val="left" w:pos="1323"/>
        </w:tabs>
        <w:spacing w:before="0"/>
        <w:ind w:left="1080"/>
      </w:pPr>
      <w:bookmarkStart w:id="1044" w:name="_Toc119581035"/>
      <w:r w:rsidRPr="005F2D46">
        <w:t>Results</w:t>
      </w:r>
      <w:bookmarkEnd w:id="1044"/>
      <w:r w:rsidRPr="005F2D46">
        <w:t xml:space="preserve"> </w:t>
      </w:r>
    </w:p>
    <w:p w14:paraId="6B35E370" w14:textId="77777777" w:rsidR="0056048E" w:rsidRPr="005F2D46" w:rsidRDefault="0056048E" w:rsidP="0056048E">
      <w:pPr>
        <w:pStyle w:val="Heading1"/>
        <w:tabs>
          <w:tab w:val="left" w:pos="1323"/>
        </w:tabs>
        <w:spacing w:before="0"/>
        <w:ind w:left="1081" w:firstLine="0"/>
      </w:pPr>
    </w:p>
    <w:p w14:paraId="01D6BD2E" w14:textId="1BD24E69" w:rsidR="00C67482" w:rsidRPr="005F2D46" w:rsidRDefault="0056048E" w:rsidP="002B2EE3">
      <w:pPr>
        <w:pStyle w:val="BodyText"/>
        <w:spacing w:before="0" w:line="480" w:lineRule="auto"/>
        <w:ind w:left="792" w:right="864" w:firstLine="289"/>
        <w:jc w:val="both"/>
      </w:pPr>
      <w:r w:rsidRPr="005F2D46">
        <w:t xml:space="preserve">Each sensor individually was tested before integration and results for each sensor are reasonable and within 1-5% range of the external reference sensor. If all sensors work individually, then integrating should not give a problem. All sensors even after integration still had accurate measurement but it was noticed that the BPM was a bit more inconsistent than before. During integrating &amp; testing, the problem of the Pmod AD2 reading sequentially from two channels, explained why the integration portion was having an inconsistent BPM. One method to resolve this was increasing the UART baud rate which in turn made the BPM calculation more consistent like before. </w:t>
      </w:r>
      <w:r w:rsidR="00C67482" w:rsidRPr="005F2D46">
        <w:t xml:space="preserve">The results for the project demonstrate that the system works and more importantly, a wearable device can be designed. </w:t>
      </w:r>
    </w:p>
    <w:p w14:paraId="301B1FDE" w14:textId="42C1529E" w:rsidR="0069665C" w:rsidRPr="005F2D46" w:rsidRDefault="00C67482" w:rsidP="0069665C">
      <w:pPr>
        <w:pStyle w:val="BodyText"/>
        <w:keepNext/>
        <w:spacing w:before="0" w:after="14" w:line="480" w:lineRule="auto"/>
        <w:ind w:left="782" w:right="845" w:firstLine="540"/>
        <w:jc w:val="center"/>
      </w:pPr>
      <w:r w:rsidRPr="005F2D46">
        <w:rPr>
          <w:noProof/>
        </w:rPr>
        <w:lastRenderedPageBreak/>
        <w:drawing>
          <wp:inline distT="0" distB="0" distL="0" distR="0" wp14:anchorId="4C89D66B" wp14:editId="5EF3ADD2">
            <wp:extent cx="4428876" cy="249232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52519" cy="2505633"/>
                    </a:xfrm>
                    <a:prstGeom prst="rect">
                      <a:avLst/>
                    </a:prstGeom>
                    <a:noFill/>
                    <a:ln>
                      <a:noFill/>
                    </a:ln>
                  </pic:spPr>
                </pic:pic>
              </a:graphicData>
            </a:graphic>
          </wp:inline>
        </w:drawing>
      </w:r>
    </w:p>
    <w:p w14:paraId="47E07779" w14:textId="0C4176F9" w:rsidR="00E45C44" w:rsidRPr="005F2D46" w:rsidRDefault="0069665C" w:rsidP="0069665C">
      <w:pPr>
        <w:pStyle w:val="Caption"/>
        <w:jc w:val="center"/>
        <w:rPr>
          <w:sz w:val="24"/>
          <w:szCs w:val="24"/>
        </w:rPr>
      </w:pPr>
      <w:bookmarkStart w:id="1045" w:name="_Toc118460327"/>
      <w:bookmarkStart w:id="1046" w:name="_Toc119577611"/>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34</w:t>
      </w:r>
      <w:r w:rsidRPr="005F2D46">
        <w:rPr>
          <w:noProof/>
          <w:sz w:val="24"/>
          <w:szCs w:val="24"/>
        </w:rPr>
        <w:fldChar w:fldCharType="end"/>
      </w:r>
      <w:r w:rsidRPr="005F2D46">
        <w:rPr>
          <w:sz w:val="24"/>
          <w:szCs w:val="24"/>
        </w:rPr>
        <w:t>. Live Demo with Sensors</w:t>
      </w:r>
      <w:bookmarkEnd w:id="1045"/>
      <w:bookmarkEnd w:id="1046"/>
    </w:p>
    <w:p w14:paraId="19F1F86A" w14:textId="713BD775" w:rsidR="00A0248F" w:rsidRPr="005F2D46" w:rsidRDefault="0056218C" w:rsidP="001A6DE1">
      <w:pPr>
        <w:pStyle w:val="Heading1"/>
        <w:numPr>
          <w:ilvl w:val="1"/>
          <w:numId w:val="19"/>
        </w:numPr>
        <w:tabs>
          <w:tab w:val="left" w:pos="1323"/>
        </w:tabs>
        <w:spacing w:before="0"/>
        <w:ind w:left="1081" w:hanging="361"/>
      </w:pPr>
      <w:bookmarkStart w:id="1047" w:name="_Toc119581036"/>
      <w:r w:rsidRPr="005F2D46">
        <w:t>Earlier Prototype</w:t>
      </w:r>
      <w:bookmarkEnd w:id="1047"/>
    </w:p>
    <w:p w14:paraId="79F97E2A" w14:textId="77777777" w:rsidR="00A0248F" w:rsidRPr="005F2D46" w:rsidRDefault="00A0248F" w:rsidP="00A0248F">
      <w:pPr>
        <w:pStyle w:val="Heading1"/>
        <w:tabs>
          <w:tab w:val="left" w:pos="1323"/>
        </w:tabs>
        <w:spacing w:before="0"/>
        <w:ind w:left="1081" w:firstLine="0"/>
      </w:pPr>
    </w:p>
    <w:p w14:paraId="143ECB04" w14:textId="1E606FF8" w:rsidR="00A0248F" w:rsidRPr="005F2D46" w:rsidRDefault="00A0248F" w:rsidP="002B2EE3">
      <w:pPr>
        <w:spacing w:line="480" w:lineRule="auto"/>
        <w:ind w:left="792" w:right="864" w:firstLine="475"/>
        <w:jc w:val="both"/>
        <w:rPr>
          <w:sz w:val="24"/>
          <w:szCs w:val="24"/>
        </w:rPr>
      </w:pPr>
      <w:r w:rsidRPr="005F2D46">
        <w:rPr>
          <w:sz w:val="24"/>
          <w:szCs w:val="24"/>
        </w:rPr>
        <w:t xml:space="preserve">A proof-of-concept implementation was created for integrating a stress detection RTL module to the block design and further understand how to create custom IP block logic and interface with other PS and PL peripherals. Creating custom IP’s and interfacing with other PS and PL peripherals requires an understanding of handshakes, and communication protocols. IO ports on a custom IP block can’t be connected unless they are AXI compatible, using the same communication protocol or some form of handshake is utilized.  </w:t>
      </w:r>
    </w:p>
    <w:p w14:paraId="3AF8CF90" w14:textId="68188022" w:rsidR="00A0248F" w:rsidRPr="005F2D46" w:rsidRDefault="00A0248F" w:rsidP="002B2EE3">
      <w:pPr>
        <w:spacing w:line="480" w:lineRule="auto"/>
        <w:ind w:left="792" w:right="864" w:firstLine="475"/>
        <w:jc w:val="both"/>
        <w:rPr>
          <w:sz w:val="24"/>
          <w:szCs w:val="24"/>
        </w:rPr>
      </w:pPr>
      <w:r w:rsidRPr="005F2D46">
        <w:rPr>
          <w:sz w:val="24"/>
          <w:szCs w:val="24"/>
        </w:rPr>
        <w:t xml:space="preserve">If using handshakes, AXI stream or communication protocols, this needs to be implemented in the source code. The stress detection module was not compatible therefore GPIOs were used to drive and poll the signals. For </w:t>
      </w:r>
      <w:r w:rsidR="00FE439D" w:rsidRPr="005F2D46">
        <w:rPr>
          <w:sz w:val="24"/>
          <w:szCs w:val="24"/>
        </w:rPr>
        <w:t>high-speed</w:t>
      </w:r>
      <w:r w:rsidRPr="005F2D46">
        <w:rPr>
          <w:sz w:val="24"/>
          <w:szCs w:val="24"/>
        </w:rPr>
        <w:t xml:space="preserve"> processing, GPIO method should be avoided since GPIOs are slow and not a standard method for streaming lots of data. </w:t>
      </w:r>
    </w:p>
    <w:p w14:paraId="47FF1B70" w14:textId="77777777" w:rsidR="00A0248F" w:rsidRPr="005F2D46" w:rsidRDefault="00A0248F" w:rsidP="00A0248F">
      <w:pPr>
        <w:spacing w:line="480" w:lineRule="auto"/>
        <w:ind w:left="965" w:firstLine="475"/>
        <w:rPr>
          <w:sz w:val="24"/>
          <w:szCs w:val="24"/>
        </w:rPr>
      </w:pPr>
    </w:p>
    <w:p w14:paraId="4F877530" w14:textId="1924A520" w:rsidR="0069665C" w:rsidRPr="005F2D46" w:rsidRDefault="00A0248F" w:rsidP="00784373">
      <w:pPr>
        <w:keepNext/>
        <w:spacing w:line="480" w:lineRule="auto"/>
        <w:rPr>
          <w:sz w:val="24"/>
          <w:szCs w:val="24"/>
        </w:rPr>
      </w:pPr>
      <w:r w:rsidRPr="005F2D46">
        <w:rPr>
          <w:noProof/>
          <w:sz w:val="24"/>
          <w:szCs w:val="24"/>
        </w:rPr>
        <w:lastRenderedPageBreak/>
        <w:drawing>
          <wp:inline distT="0" distB="0" distL="0" distR="0" wp14:anchorId="2627F363" wp14:editId="2725DDBC">
            <wp:extent cx="5939790" cy="304673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37164" cy="3147970"/>
                    </a:xfrm>
                    <a:prstGeom prst="rect">
                      <a:avLst/>
                    </a:prstGeom>
                  </pic:spPr>
                </pic:pic>
              </a:graphicData>
            </a:graphic>
          </wp:inline>
        </w:drawing>
      </w:r>
    </w:p>
    <w:p w14:paraId="0FFFBCC5" w14:textId="1B7D4764" w:rsidR="00747E68" w:rsidRPr="005F2D46" w:rsidRDefault="0069665C" w:rsidP="0069665C">
      <w:pPr>
        <w:pStyle w:val="Caption"/>
        <w:jc w:val="center"/>
        <w:rPr>
          <w:sz w:val="24"/>
          <w:szCs w:val="24"/>
        </w:rPr>
      </w:pPr>
      <w:bookmarkStart w:id="1048" w:name="_Toc118460328"/>
      <w:bookmarkStart w:id="1049" w:name="_Toc119577612"/>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35</w:t>
      </w:r>
      <w:r w:rsidRPr="005F2D46">
        <w:rPr>
          <w:noProof/>
          <w:sz w:val="24"/>
          <w:szCs w:val="24"/>
        </w:rPr>
        <w:fldChar w:fldCharType="end"/>
      </w:r>
      <w:r w:rsidRPr="005F2D46">
        <w:rPr>
          <w:sz w:val="24"/>
          <w:szCs w:val="24"/>
        </w:rPr>
        <w:t xml:space="preserve">. Sensors with stress </w:t>
      </w:r>
      <w:r w:rsidR="00CD6B5F" w:rsidRPr="005F2D46">
        <w:rPr>
          <w:sz w:val="24"/>
          <w:szCs w:val="24"/>
        </w:rPr>
        <w:t>detection</w:t>
      </w:r>
      <w:r w:rsidRPr="005F2D46">
        <w:rPr>
          <w:sz w:val="24"/>
          <w:szCs w:val="24"/>
        </w:rPr>
        <w:t xml:space="preserve"> module</w:t>
      </w:r>
      <w:bookmarkEnd w:id="1048"/>
      <w:bookmarkEnd w:id="1049"/>
    </w:p>
    <w:p w14:paraId="3F32A27A" w14:textId="25EAA717" w:rsidR="0069665C" w:rsidRPr="005F2D46" w:rsidRDefault="00747E68" w:rsidP="00DD39F8">
      <w:pPr>
        <w:pStyle w:val="BodyText"/>
        <w:keepNext/>
        <w:spacing w:before="0" w:line="480" w:lineRule="auto"/>
        <w:ind w:right="845"/>
        <w:jc w:val="center"/>
      </w:pPr>
      <w:r w:rsidRPr="005F2D46">
        <w:rPr>
          <w:noProof/>
        </w:rPr>
        <w:drawing>
          <wp:inline distT="0" distB="0" distL="0" distR="0" wp14:anchorId="704DAC4C" wp14:editId="27311878">
            <wp:extent cx="5939942" cy="236410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57" cy="2367096"/>
                    </a:xfrm>
                    <a:prstGeom prst="rect">
                      <a:avLst/>
                    </a:prstGeom>
                    <a:noFill/>
                    <a:ln>
                      <a:noFill/>
                    </a:ln>
                  </pic:spPr>
                </pic:pic>
              </a:graphicData>
            </a:graphic>
          </wp:inline>
        </w:drawing>
      </w:r>
    </w:p>
    <w:p w14:paraId="227145A4" w14:textId="38B5E03E" w:rsidR="00747E68" w:rsidRPr="005F2D46" w:rsidRDefault="0069665C" w:rsidP="0069665C">
      <w:pPr>
        <w:pStyle w:val="Caption"/>
        <w:jc w:val="center"/>
        <w:rPr>
          <w:sz w:val="24"/>
          <w:szCs w:val="24"/>
        </w:rPr>
      </w:pPr>
      <w:bookmarkStart w:id="1050" w:name="_Toc118460329"/>
      <w:bookmarkStart w:id="1051" w:name="_Toc119577613"/>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36</w:t>
      </w:r>
      <w:r w:rsidRPr="005F2D46">
        <w:rPr>
          <w:noProof/>
          <w:sz w:val="24"/>
          <w:szCs w:val="24"/>
        </w:rPr>
        <w:fldChar w:fldCharType="end"/>
      </w:r>
      <w:r w:rsidRPr="005F2D46">
        <w:rPr>
          <w:sz w:val="24"/>
          <w:szCs w:val="24"/>
        </w:rPr>
        <w:t>. Simplified block design</w:t>
      </w:r>
      <w:bookmarkEnd w:id="1050"/>
      <w:bookmarkEnd w:id="1051"/>
    </w:p>
    <w:p w14:paraId="463A8751" w14:textId="77777777" w:rsidR="00747E68" w:rsidRPr="005F2D46" w:rsidRDefault="00747E68" w:rsidP="00A0248F">
      <w:pPr>
        <w:spacing w:line="275" w:lineRule="exact"/>
        <w:ind w:firstLine="720"/>
        <w:jc w:val="center"/>
        <w:rPr>
          <w:i/>
          <w:sz w:val="24"/>
          <w:szCs w:val="24"/>
        </w:rPr>
      </w:pPr>
    </w:p>
    <w:p w14:paraId="477B250E" w14:textId="1C81BEAD" w:rsidR="00F46417" w:rsidRPr="005F2D46" w:rsidRDefault="0069665C" w:rsidP="0069665C">
      <w:pPr>
        <w:widowControl/>
        <w:autoSpaceDE/>
        <w:autoSpaceDN/>
        <w:spacing w:after="160" w:line="259" w:lineRule="auto"/>
        <w:rPr>
          <w:sz w:val="24"/>
          <w:szCs w:val="24"/>
        </w:rPr>
      </w:pPr>
      <w:r w:rsidRPr="005F2D46">
        <w:rPr>
          <w:sz w:val="24"/>
          <w:szCs w:val="24"/>
        </w:rPr>
        <w:br w:type="page"/>
      </w:r>
    </w:p>
    <w:p w14:paraId="656C3827" w14:textId="4171FAB1" w:rsidR="00197BF1" w:rsidRPr="005F2D46" w:rsidRDefault="00197BF1" w:rsidP="00F46417">
      <w:pPr>
        <w:pStyle w:val="Heading1"/>
        <w:numPr>
          <w:ilvl w:val="0"/>
          <w:numId w:val="4"/>
        </w:numPr>
        <w:tabs>
          <w:tab w:val="left" w:pos="4402"/>
        </w:tabs>
        <w:spacing w:before="0"/>
        <w:ind w:left="4401" w:hanging="241"/>
        <w:jc w:val="left"/>
      </w:pPr>
      <w:bookmarkStart w:id="1052" w:name="_Toc119581037"/>
      <w:r w:rsidRPr="005F2D46">
        <w:lastRenderedPageBreak/>
        <w:t>Future Work</w:t>
      </w:r>
      <w:bookmarkEnd w:id="1052"/>
    </w:p>
    <w:p w14:paraId="2BD3EEA2" w14:textId="77777777" w:rsidR="00197BF1" w:rsidRPr="005F2D46" w:rsidRDefault="00197BF1" w:rsidP="001A6DE1">
      <w:pPr>
        <w:pStyle w:val="ListParagraph"/>
        <w:numPr>
          <w:ilvl w:val="0"/>
          <w:numId w:val="19"/>
        </w:numPr>
        <w:tabs>
          <w:tab w:val="left" w:pos="1323"/>
        </w:tabs>
        <w:outlineLvl w:val="0"/>
        <w:rPr>
          <w:b/>
          <w:bCs/>
          <w:vanish/>
          <w:sz w:val="24"/>
          <w:szCs w:val="24"/>
        </w:rPr>
      </w:pPr>
      <w:bookmarkStart w:id="1053" w:name="_Toc117545240"/>
      <w:bookmarkStart w:id="1054" w:name="_Toc117545329"/>
      <w:bookmarkStart w:id="1055" w:name="_Toc117545393"/>
      <w:bookmarkStart w:id="1056" w:name="_Toc117545463"/>
      <w:bookmarkStart w:id="1057" w:name="_Toc117545527"/>
      <w:bookmarkStart w:id="1058" w:name="_Toc117545749"/>
      <w:bookmarkStart w:id="1059" w:name="_Toc117545985"/>
      <w:bookmarkStart w:id="1060" w:name="_Toc117621959"/>
      <w:bookmarkStart w:id="1061" w:name="_Toc117624066"/>
      <w:bookmarkStart w:id="1062" w:name="_Toc117626101"/>
      <w:bookmarkStart w:id="1063" w:name="_Toc117710779"/>
      <w:bookmarkStart w:id="1064" w:name="_Toc117712719"/>
      <w:bookmarkStart w:id="1065" w:name="_Toc117714692"/>
      <w:bookmarkStart w:id="1066" w:name="_Toc117714788"/>
      <w:bookmarkStart w:id="1067" w:name="_Toc117790942"/>
      <w:bookmarkStart w:id="1068" w:name="_Toc117796033"/>
      <w:bookmarkStart w:id="1069" w:name="_Toc117961312"/>
      <w:bookmarkStart w:id="1070" w:name="_Toc118137036"/>
      <w:bookmarkStart w:id="1071" w:name="_Toc118308564"/>
      <w:bookmarkStart w:id="1072" w:name="_Toc118308637"/>
      <w:bookmarkStart w:id="1073" w:name="_Toc118382507"/>
      <w:bookmarkStart w:id="1074" w:name="_Toc118383721"/>
      <w:bookmarkStart w:id="1075" w:name="_Toc118397868"/>
      <w:bookmarkStart w:id="1076" w:name="_Toc118404034"/>
      <w:bookmarkStart w:id="1077" w:name="_Toc118405952"/>
      <w:bookmarkStart w:id="1078" w:name="_Toc118407070"/>
      <w:bookmarkStart w:id="1079" w:name="_Toc118408737"/>
      <w:bookmarkStart w:id="1080" w:name="_Toc118410610"/>
      <w:bookmarkStart w:id="1081" w:name="_Toc118411301"/>
      <w:bookmarkStart w:id="1082" w:name="_Toc118449948"/>
      <w:bookmarkStart w:id="1083" w:name="_Toc118453089"/>
      <w:bookmarkStart w:id="1084" w:name="_Toc118458726"/>
      <w:bookmarkStart w:id="1085" w:name="_Toc118458788"/>
      <w:bookmarkStart w:id="1086" w:name="_Toc118459006"/>
      <w:bookmarkStart w:id="1087" w:name="_Toc118459131"/>
      <w:bookmarkStart w:id="1088" w:name="_Toc118459845"/>
      <w:bookmarkStart w:id="1089" w:name="_Toc118461117"/>
      <w:bookmarkStart w:id="1090" w:name="_Toc118461567"/>
      <w:bookmarkStart w:id="1091" w:name="_Toc118463698"/>
      <w:bookmarkStart w:id="1092" w:name="_Toc118473095"/>
      <w:bookmarkStart w:id="1093" w:name="_Toc118473197"/>
      <w:bookmarkStart w:id="1094" w:name="_Toc118473349"/>
      <w:bookmarkStart w:id="1095" w:name="_Toc118473463"/>
      <w:bookmarkStart w:id="1096" w:name="_Toc118481254"/>
      <w:bookmarkStart w:id="1097" w:name="_Toc118483551"/>
      <w:bookmarkStart w:id="1098" w:name="_Toc118483754"/>
      <w:bookmarkStart w:id="1099" w:name="_Toc118483831"/>
      <w:bookmarkStart w:id="1100" w:name="_Toc118484192"/>
      <w:bookmarkStart w:id="1101" w:name="_Toc118816889"/>
      <w:bookmarkStart w:id="1102" w:name="_Toc118816969"/>
      <w:bookmarkStart w:id="1103" w:name="_Toc118817435"/>
      <w:bookmarkStart w:id="1104" w:name="_Toc118817515"/>
      <w:bookmarkStart w:id="1105" w:name="_Toc118817605"/>
      <w:bookmarkStart w:id="1106" w:name="_Toc118818946"/>
      <w:bookmarkStart w:id="1107" w:name="_Toc118900889"/>
      <w:bookmarkStart w:id="1108" w:name="_Toc118900968"/>
      <w:bookmarkStart w:id="1109" w:name="_Toc119513925"/>
      <w:bookmarkStart w:id="1110" w:name="_Toc119515024"/>
      <w:bookmarkStart w:id="1111" w:name="_Toc119515109"/>
      <w:bookmarkStart w:id="1112" w:name="_Toc119515194"/>
      <w:bookmarkStart w:id="1113" w:name="_Toc119515317"/>
      <w:bookmarkStart w:id="1114" w:name="_Toc119577518"/>
      <w:bookmarkStart w:id="1115" w:name="_Toc119579082"/>
      <w:bookmarkStart w:id="1116" w:name="_Toc119581038"/>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79C49779" w14:textId="3C13EE60" w:rsidR="00197BF1" w:rsidRPr="005F2D46" w:rsidRDefault="00197BF1" w:rsidP="001A6DE1">
      <w:pPr>
        <w:pStyle w:val="Heading1"/>
        <w:numPr>
          <w:ilvl w:val="1"/>
          <w:numId w:val="19"/>
        </w:numPr>
        <w:tabs>
          <w:tab w:val="left" w:pos="1323"/>
        </w:tabs>
        <w:spacing w:before="0"/>
        <w:ind w:left="1080"/>
      </w:pPr>
      <w:bookmarkStart w:id="1117" w:name="_Toc119581039"/>
      <w:r w:rsidRPr="005F2D46">
        <w:t>Bluetooth</w:t>
      </w:r>
      <w:bookmarkEnd w:id="1117"/>
    </w:p>
    <w:p w14:paraId="58784E86" w14:textId="77777777" w:rsidR="00197BF1" w:rsidRPr="005F2D46" w:rsidRDefault="00197BF1" w:rsidP="00CF62D7">
      <w:pPr>
        <w:pStyle w:val="Heading1"/>
        <w:tabs>
          <w:tab w:val="left" w:pos="1323"/>
        </w:tabs>
        <w:ind w:left="0" w:firstLine="0"/>
      </w:pPr>
    </w:p>
    <w:p w14:paraId="6724C3E9" w14:textId="461F1ACE" w:rsidR="00197BF1" w:rsidRPr="005F2D46" w:rsidRDefault="00072189" w:rsidP="002B2EE3">
      <w:pPr>
        <w:pStyle w:val="BodyText"/>
        <w:spacing w:before="0" w:after="14" w:line="480" w:lineRule="auto"/>
        <w:ind w:left="792" w:right="864" w:firstLine="540"/>
        <w:jc w:val="both"/>
        <w:rPr>
          <w:spacing w:val="-4"/>
        </w:rPr>
      </w:pPr>
      <w:r w:rsidRPr="005F2D46">
        <w:t>Adding an OLED display to the project, revealed another set of ideas for developing a IoT system. Just like the measurements can</w:t>
      </w:r>
      <w:r w:rsidR="00981046" w:rsidRPr="005F2D46">
        <w:t xml:space="preserve"> </w:t>
      </w:r>
      <w:r w:rsidRPr="005F2D46">
        <w:t>be sen</w:t>
      </w:r>
      <w:r w:rsidR="00981046" w:rsidRPr="005F2D46">
        <w:t>t</w:t>
      </w:r>
      <w:r w:rsidRPr="005F2D46">
        <w:t xml:space="preserve"> from the FPGA to an OLED display, </w:t>
      </w:r>
      <w:r w:rsidR="00981046" w:rsidRPr="005F2D46">
        <w:t>similarly</w:t>
      </w:r>
      <w:r w:rsidRPr="005F2D46">
        <w:t xml:space="preserve"> Bluetooth can be added </w:t>
      </w:r>
      <w:r w:rsidR="00981046" w:rsidRPr="005F2D46">
        <w:t xml:space="preserve">to send the data to a nearby Bluetooth device. Bluetooth devices tend to be low-power IoT devices since they require less energy to transmit a signal, however transmitting and receiving devices need to be within </w:t>
      </w:r>
      <w:r w:rsidR="000838FE" w:rsidRPr="005F2D46">
        <w:t>proximity</w:t>
      </w:r>
      <w:r w:rsidR="00981046" w:rsidRPr="005F2D46">
        <w:t xml:space="preserve">. </w:t>
      </w:r>
    </w:p>
    <w:p w14:paraId="5C94F643" w14:textId="758B4D58" w:rsidR="00197BF1" w:rsidRPr="005F2D46" w:rsidRDefault="00197BF1" w:rsidP="001A6DE1">
      <w:pPr>
        <w:pStyle w:val="Heading1"/>
        <w:numPr>
          <w:ilvl w:val="1"/>
          <w:numId w:val="19"/>
        </w:numPr>
        <w:tabs>
          <w:tab w:val="left" w:pos="1323"/>
        </w:tabs>
        <w:spacing w:before="0"/>
        <w:ind w:left="1080"/>
      </w:pPr>
      <w:bookmarkStart w:id="1118" w:name="_Toc119581040"/>
      <w:r w:rsidRPr="005F2D46">
        <w:t>WIFI</w:t>
      </w:r>
      <w:bookmarkEnd w:id="1118"/>
    </w:p>
    <w:p w14:paraId="1927C4AB" w14:textId="77777777" w:rsidR="00197BF1" w:rsidRPr="005F2D46" w:rsidRDefault="00197BF1" w:rsidP="00197BF1">
      <w:pPr>
        <w:pStyle w:val="Heading1"/>
        <w:tabs>
          <w:tab w:val="left" w:pos="1323"/>
        </w:tabs>
        <w:ind w:firstLine="0"/>
      </w:pPr>
    </w:p>
    <w:p w14:paraId="7B9FB035" w14:textId="3CBF8DFA" w:rsidR="00197BF1" w:rsidRPr="005F2D46" w:rsidRDefault="00F65CD9" w:rsidP="002B2EE3">
      <w:pPr>
        <w:pStyle w:val="BodyText"/>
        <w:spacing w:before="0" w:after="14" w:line="480" w:lineRule="auto"/>
        <w:ind w:left="792" w:right="864" w:firstLine="540"/>
        <w:jc w:val="both"/>
      </w:pPr>
      <w:r w:rsidRPr="005F2D46">
        <w:t xml:space="preserve">Another popular choice for creating an IoT device is WIFI as it can offer similar capabilities like Bluetooth. Unlike Bluetooth, WIFI can send data to a device without being nearby </w:t>
      </w:r>
      <w:r w:rsidR="000838FE" w:rsidRPr="005F2D46">
        <w:t>if</w:t>
      </w:r>
      <w:r w:rsidRPr="005F2D46">
        <w:t xml:space="preserve"> there is a WIFI access point. WIFI is incredibly much faster than Bluetooth</w:t>
      </w:r>
      <w:r w:rsidR="00224987" w:rsidRPr="005F2D46">
        <w:t>, better security, longer usable range but has a higher power consumption.</w:t>
      </w:r>
    </w:p>
    <w:p w14:paraId="61096AEB" w14:textId="5931DC16" w:rsidR="00FE1B04" w:rsidRPr="005F2D46" w:rsidRDefault="00FE1B04" w:rsidP="001A6DE1">
      <w:pPr>
        <w:pStyle w:val="Heading1"/>
        <w:numPr>
          <w:ilvl w:val="1"/>
          <w:numId w:val="19"/>
        </w:numPr>
        <w:tabs>
          <w:tab w:val="left" w:pos="1323"/>
        </w:tabs>
        <w:spacing w:before="0"/>
        <w:ind w:left="1080"/>
      </w:pPr>
      <w:bookmarkStart w:id="1119" w:name="_Toc119581041"/>
      <w:r w:rsidRPr="005F2D46">
        <w:t>BPM Algorithm</w:t>
      </w:r>
      <w:bookmarkEnd w:id="1119"/>
    </w:p>
    <w:p w14:paraId="70D2BA1D" w14:textId="77777777" w:rsidR="004B56EE" w:rsidRPr="005F2D46" w:rsidRDefault="004B56EE" w:rsidP="004B56EE">
      <w:pPr>
        <w:pStyle w:val="Heading1"/>
        <w:tabs>
          <w:tab w:val="left" w:pos="1323"/>
        </w:tabs>
        <w:ind w:firstLine="0"/>
      </w:pPr>
    </w:p>
    <w:p w14:paraId="1BC2E19D" w14:textId="7720D227" w:rsidR="00FE1B04" w:rsidRPr="005F2D46" w:rsidRDefault="00DB2ED4" w:rsidP="002B2EE3">
      <w:pPr>
        <w:pStyle w:val="BodyText"/>
        <w:spacing w:before="0" w:after="14" w:line="480" w:lineRule="auto"/>
        <w:ind w:left="792" w:right="864" w:firstLine="540"/>
        <w:jc w:val="both"/>
      </w:pPr>
      <w:r w:rsidRPr="005F2D46">
        <w:t>A few different optimizations can be implemented for BPM algorithm on Vitis such as using a hardware filter instead of the moving average filter software implementation and circular buffer for holding the data in the window. If a hardware filter is implemented, no circular buffer will be needed and the Vitis code will be reduced allowing for faster execution time.</w:t>
      </w:r>
    </w:p>
    <w:p w14:paraId="294734C5" w14:textId="77777777" w:rsidR="00E63B13" w:rsidRPr="00E63B13" w:rsidRDefault="00E63B13" w:rsidP="00D725D8">
      <w:pPr>
        <w:pStyle w:val="ListParagraph"/>
        <w:numPr>
          <w:ilvl w:val="0"/>
          <w:numId w:val="20"/>
        </w:numPr>
        <w:tabs>
          <w:tab w:val="left" w:pos="1323"/>
        </w:tabs>
        <w:outlineLvl w:val="0"/>
        <w:rPr>
          <w:b/>
          <w:bCs/>
          <w:vanish/>
          <w:sz w:val="24"/>
          <w:szCs w:val="24"/>
        </w:rPr>
      </w:pPr>
      <w:bookmarkStart w:id="1120" w:name="_Toc117545244"/>
      <w:bookmarkStart w:id="1121" w:name="_Toc117545333"/>
      <w:bookmarkStart w:id="1122" w:name="_Toc117545397"/>
      <w:bookmarkStart w:id="1123" w:name="_Toc117545467"/>
      <w:bookmarkStart w:id="1124" w:name="_Toc117545531"/>
      <w:bookmarkStart w:id="1125" w:name="_Toc117545753"/>
      <w:bookmarkStart w:id="1126" w:name="_Toc117545989"/>
      <w:bookmarkStart w:id="1127" w:name="_Toc117621963"/>
      <w:bookmarkStart w:id="1128" w:name="_Toc117624070"/>
      <w:bookmarkStart w:id="1129" w:name="_Toc117626105"/>
      <w:bookmarkStart w:id="1130" w:name="_Toc117710783"/>
      <w:bookmarkStart w:id="1131" w:name="_Toc117712723"/>
      <w:bookmarkStart w:id="1132" w:name="_Toc117714696"/>
      <w:bookmarkStart w:id="1133" w:name="_Toc117714792"/>
      <w:bookmarkStart w:id="1134" w:name="_Toc117790946"/>
      <w:bookmarkStart w:id="1135" w:name="_Toc117796037"/>
      <w:bookmarkStart w:id="1136" w:name="_Toc117961316"/>
      <w:bookmarkStart w:id="1137" w:name="_Toc118137040"/>
      <w:bookmarkStart w:id="1138" w:name="_Toc118308568"/>
      <w:bookmarkStart w:id="1139" w:name="_Toc118308641"/>
      <w:bookmarkStart w:id="1140" w:name="_Toc118382511"/>
      <w:bookmarkStart w:id="1141" w:name="_Toc118383725"/>
      <w:bookmarkStart w:id="1142" w:name="_Toc118397872"/>
      <w:bookmarkStart w:id="1143" w:name="_Toc118404038"/>
      <w:bookmarkStart w:id="1144" w:name="_Toc118405956"/>
      <w:bookmarkStart w:id="1145" w:name="_Toc118407074"/>
      <w:bookmarkStart w:id="1146" w:name="_Toc118408741"/>
      <w:bookmarkStart w:id="1147" w:name="_Toc118410614"/>
      <w:bookmarkStart w:id="1148" w:name="_Toc118411305"/>
      <w:bookmarkStart w:id="1149" w:name="_Toc118449952"/>
      <w:bookmarkStart w:id="1150" w:name="_Toc118453093"/>
      <w:bookmarkStart w:id="1151" w:name="_Toc118458730"/>
      <w:bookmarkStart w:id="1152" w:name="_Toc118458792"/>
      <w:bookmarkStart w:id="1153" w:name="_Toc118459010"/>
      <w:bookmarkStart w:id="1154" w:name="_Toc118459135"/>
      <w:bookmarkStart w:id="1155" w:name="_Toc118459849"/>
      <w:bookmarkStart w:id="1156" w:name="_Toc118461121"/>
      <w:bookmarkStart w:id="1157" w:name="_Toc118461571"/>
      <w:bookmarkStart w:id="1158" w:name="_Toc118463702"/>
      <w:bookmarkStart w:id="1159" w:name="_Toc118473099"/>
      <w:bookmarkStart w:id="1160" w:name="_Toc118473201"/>
      <w:bookmarkStart w:id="1161" w:name="_Toc118473353"/>
      <w:bookmarkStart w:id="1162" w:name="_Toc118473467"/>
      <w:bookmarkStart w:id="1163" w:name="_Toc118481258"/>
      <w:bookmarkStart w:id="1164" w:name="_Toc118483555"/>
      <w:bookmarkStart w:id="1165" w:name="_Toc118483758"/>
      <w:bookmarkStart w:id="1166" w:name="_Toc118483835"/>
      <w:bookmarkStart w:id="1167" w:name="_Toc118484196"/>
      <w:bookmarkStart w:id="1168" w:name="_Toc118816893"/>
      <w:bookmarkStart w:id="1169" w:name="_Toc118816973"/>
      <w:bookmarkStart w:id="1170" w:name="_Toc118817439"/>
      <w:bookmarkStart w:id="1171" w:name="_Toc118817519"/>
      <w:bookmarkStart w:id="1172" w:name="_Toc118817609"/>
      <w:bookmarkStart w:id="1173" w:name="_Toc118818950"/>
      <w:bookmarkStart w:id="1174" w:name="_Toc118900893"/>
      <w:bookmarkStart w:id="1175" w:name="_Toc118900972"/>
      <w:bookmarkStart w:id="1176" w:name="_Toc119513929"/>
      <w:bookmarkStart w:id="1177" w:name="_Toc119515028"/>
      <w:bookmarkStart w:id="1178" w:name="_Toc119515113"/>
      <w:bookmarkStart w:id="1179" w:name="_Toc119515198"/>
      <w:bookmarkStart w:id="1180" w:name="_Toc119515321"/>
      <w:bookmarkStart w:id="1181" w:name="_Toc119577522"/>
      <w:bookmarkStart w:id="1182" w:name="_Toc119579086"/>
      <w:bookmarkStart w:id="1183" w:name="_Toc119581042"/>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06886541" w14:textId="77777777" w:rsidR="00E63B13" w:rsidRPr="00E63B13" w:rsidRDefault="00E63B13" w:rsidP="00D725D8">
      <w:pPr>
        <w:pStyle w:val="ListParagraph"/>
        <w:numPr>
          <w:ilvl w:val="0"/>
          <w:numId w:val="20"/>
        </w:numPr>
        <w:tabs>
          <w:tab w:val="left" w:pos="1323"/>
        </w:tabs>
        <w:outlineLvl w:val="0"/>
        <w:rPr>
          <w:b/>
          <w:bCs/>
          <w:vanish/>
          <w:sz w:val="24"/>
          <w:szCs w:val="24"/>
        </w:rPr>
      </w:pPr>
      <w:bookmarkStart w:id="1184" w:name="_Toc119513930"/>
      <w:bookmarkStart w:id="1185" w:name="_Toc119515029"/>
      <w:bookmarkStart w:id="1186" w:name="_Toc119515114"/>
      <w:bookmarkStart w:id="1187" w:name="_Toc119515199"/>
      <w:bookmarkStart w:id="1188" w:name="_Toc119515322"/>
      <w:bookmarkStart w:id="1189" w:name="_Toc119577523"/>
      <w:bookmarkStart w:id="1190" w:name="_Toc119579087"/>
      <w:bookmarkStart w:id="1191" w:name="_Toc119581043"/>
      <w:bookmarkEnd w:id="1184"/>
      <w:bookmarkEnd w:id="1185"/>
      <w:bookmarkEnd w:id="1186"/>
      <w:bookmarkEnd w:id="1187"/>
      <w:bookmarkEnd w:id="1188"/>
      <w:bookmarkEnd w:id="1189"/>
      <w:bookmarkEnd w:id="1190"/>
      <w:bookmarkEnd w:id="1191"/>
    </w:p>
    <w:p w14:paraId="76E1CFCC" w14:textId="77777777" w:rsidR="00E63B13" w:rsidRPr="00E63B13" w:rsidRDefault="00E63B13" w:rsidP="00D725D8">
      <w:pPr>
        <w:pStyle w:val="ListParagraph"/>
        <w:numPr>
          <w:ilvl w:val="0"/>
          <w:numId w:val="20"/>
        </w:numPr>
        <w:tabs>
          <w:tab w:val="left" w:pos="1323"/>
        </w:tabs>
        <w:outlineLvl w:val="0"/>
        <w:rPr>
          <w:b/>
          <w:bCs/>
          <w:vanish/>
          <w:sz w:val="24"/>
          <w:szCs w:val="24"/>
        </w:rPr>
      </w:pPr>
      <w:bookmarkStart w:id="1192" w:name="_Toc119513931"/>
      <w:bookmarkStart w:id="1193" w:name="_Toc119515030"/>
      <w:bookmarkStart w:id="1194" w:name="_Toc119515115"/>
      <w:bookmarkStart w:id="1195" w:name="_Toc119515200"/>
      <w:bookmarkStart w:id="1196" w:name="_Toc119515323"/>
      <w:bookmarkStart w:id="1197" w:name="_Toc119577524"/>
      <w:bookmarkStart w:id="1198" w:name="_Toc119579088"/>
      <w:bookmarkStart w:id="1199" w:name="_Toc119581044"/>
      <w:bookmarkEnd w:id="1192"/>
      <w:bookmarkEnd w:id="1193"/>
      <w:bookmarkEnd w:id="1194"/>
      <w:bookmarkEnd w:id="1195"/>
      <w:bookmarkEnd w:id="1196"/>
      <w:bookmarkEnd w:id="1197"/>
      <w:bookmarkEnd w:id="1198"/>
      <w:bookmarkEnd w:id="1199"/>
    </w:p>
    <w:p w14:paraId="70B4546D" w14:textId="77777777" w:rsidR="00E63B13" w:rsidRPr="00E63B13" w:rsidRDefault="00E63B13" w:rsidP="00D725D8">
      <w:pPr>
        <w:pStyle w:val="ListParagraph"/>
        <w:numPr>
          <w:ilvl w:val="1"/>
          <w:numId w:val="20"/>
        </w:numPr>
        <w:tabs>
          <w:tab w:val="left" w:pos="1323"/>
        </w:tabs>
        <w:outlineLvl w:val="0"/>
        <w:rPr>
          <w:b/>
          <w:bCs/>
          <w:vanish/>
          <w:sz w:val="24"/>
          <w:szCs w:val="24"/>
        </w:rPr>
      </w:pPr>
      <w:bookmarkStart w:id="1200" w:name="_Toc119513932"/>
      <w:bookmarkStart w:id="1201" w:name="_Toc119515031"/>
      <w:bookmarkStart w:id="1202" w:name="_Toc119515116"/>
      <w:bookmarkStart w:id="1203" w:name="_Toc119515201"/>
      <w:bookmarkStart w:id="1204" w:name="_Toc119515324"/>
      <w:bookmarkStart w:id="1205" w:name="_Toc119577525"/>
      <w:bookmarkStart w:id="1206" w:name="_Toc119579089"/>
      <w:bookmarkStart w:id="1207" w:name="_Toc119581045"/>
      <w:bookmarkEnd w:id="1200"/>
      <w:bookmarkEnd w:id="1201"/>
      <w:bookmarkEnd w:id="1202"/>
      <w:bookmarkEnd w:id="1203"/>
      <w:bookmarkEnd w:id="1204"/>
      <w:bookmarkEnd w:id="1205"/>
      <w:bookmarkEnd w:id="1206"/>
      <w:bookmarkEnd w:id="1207"/>
    </w:p>
    <w:p w14:paraId="196A920D" w14:textId="77777777" w:rsidR="00E63B13" w:rsidRPr="00E63B13" w:rsidRDefault="00E63B13" w:rsidP="00D725D8">
      <w:pPr>
        <w:pStyle w:val="ListParagraph"/>
        <w:numPr>
          <w:ilvl w:val="1"/>
          <w:numId w:val="20"/>
        </w:numPr>
        <w:tabs>
          <w:tab w:val="left" w:pos="1323"/>
        </w:tabs>
        <w:outlineLvl w:val="0"/>
        <w:rPr>
          <w:b/>
          <w:bCs/>
          <w:vanish/>
          <w:sz w:val="24"/>
          <w:szCs w:val="24"/>
        </w:rPr>
      </w:pPr>
      <w:bookmarkStart w:id="1208" w:name="_Toc119513933"/>
      <w:bookmarkStart w:id="1209" w:name="_Toc119515032"/>
      <w:bookmarkStart w:id="1210" w:name="_Toc119515117"/>
      <w:bookmarkStart w:id="1211" w:name="_Toc119515202"/>
      <w:bookmarkStart w:id="1212" w:name="_Toc119515325"/>
      <w:bookmarkStart w:id="1213" w:name="_Toc119577526"/>
      <w:bookmarkStart w:id="1214" w:name="_Toc119579090"/>
      <w:bookmarkStart w:id="1215" w:name="_Toc119581046"/>
      <w:bookmarkEnd w:id="1208"/>
      <w:bookmarkEnd w:id="1209"/>
      <w:bookmarkEnd w:id="1210"/>
      <w:bookmarkEnd w:id="1211"/>
      <w:bookmarkEnd w:id="1212"/>
      <w:bookmarkEnd w:id="1213"/>
      <w:bookmarkEnd w:id="1214"/>
      <w:bookmarkEnd w:id="1215"/>
    </w:p>
    <w:p w14:paraId="2C170AFC" w14:textId="77777777" w:rsidR="00E63B13" w:rsidRPr="00E63B13" w:rsidRDefault="00E63B13" w:rsidP="00D725D8">
      <w:pPr>
        <w:pStyle w:val="ListParagraph"/>
        <w:numPr>
          <w:ilvl w:val="1"/>
          <w:numId w:val="20"/>
        </w:numPr>
        <w:tabs>
          <w:tab w:val="left" w:pos="1323"/>
        </w:tabs>
        <w:outlineLvl w:val="0"/>
        <w:rPr>
          <w:b/>
          <w:bCs/>
          <w:vanish/>
          <w:sz w:val="24"/>
          <w:szCs w:val="24"/>
        </w:rPr>
      </w:pPr>
      <w:bookmarkStart w:id="1216" w:name="_Toc119513934"/>
      <w:bookmarkStart w:id="1217" w:name="_Toc119515033"/>
      <w:bookmarkStart w:id="1218" w:name="_Toc119515118"/>
      <w:bookmarkStart w:id="1219" w:name="_Toc119515203"/>
      <w:bookmarkStart w:id="1220" w:name="_Toc119515326"/>
      <w:bookmarkStart w:id="1221" w:name="_Toc119577527"/>
      <w:bookmarkStart w:id="1222" w:name="_Toc119579091"/>
      <w:bookmarkStart w:id="1223" w:name="_Toc119581047"/>
      <w:bookmarkEnd w:id="1216"/>
      <w:bookmarkEnd w:id="1217"/>
      <w:bookmarkEnd w:id="1218"/>
      <w:bookmarkEnd w:id="1219"/>
      <w:bookmarkEnd w:id="1220"/>
      <w:bookmarkEnd w:id="1221"/>
      <w:bookmarkEnd w:id="1222"/>
      <w:bookmarkEnd w:id="1223"/>
    </w:p>
    <w:p w14:paraId="6EB4916B" w14:textId="2871AD6E" w:rsidR="00197BF1" w:rsidRPr="005F2D46" w:rsidRDefault="00FE1B04" w:rsidP="00D725D8">
      <w:pPr>
        <w:pStyle w:val="Heading1"/>
        <w:numPr>
          <w:ilvl w:val="2"/>
          <w:numId w:val="20"/>
        </w:numPr>
        <w:tabs>
          <w:tab w:val="left" w:pos="1323"/>
        </w:tabs>
        <w:spacing w:before="0"/>
      </w:pPr>
      <w:bookmarkStart w:id="1224" w:name="_Toc119581048"/>
      <w:r w:rsidRPr="005F2D46">
        <w:t>Hardware Filter</w:t>
      </w:r>
      <w:bookmarkEnd w:id="1224"/>
    </w:p>
    <w:p w14:paraId="4B1B119C" w14:textId="77777777" w:rsidR="00FE1B04" w:rsidRPr="005F2D46" w:rsidRDefault="00FE1B04" w:rsidP="00FE1B04">
      <w:pPr>
        <w:pStyle w:val="Heading1"/>
        <w:tabs>
          <w:tab w:val="left" w:pos="1323"/>
        </w:tabs>
        <w:ind w:firstLine="0"/>
      </w:pPr>
    </w:p>
    <w:p w14:paraId="0E381756" w14:textId="386A655D" w:rsidR="00A64B9C" w:rsidRPr="005F2D46" w:rsidRDefault="00A64B9C" w:rsidP="002B2EE3">
      <w:pPr>
        <w:pStyle w:val="BodyText"/>
        <w:spacing w:before="0" w:after="14" w:line="480" w:lineRule="auto"/>
        <w:ind w:left="792" w:right="864" w:firstLine="540"/>
        <w:jc w:val="both"/>
      </w:pPr>
      <w:r w:rsidRPr="005F2D46">
        <w:t xml:space="preserve">For the BPM algorithm, the digital signal processing was done on the software side. The output from the heart rate sensor was not detailed enough to calculate an effective BPM, therefore filtering was needed to eliminate the </w:t>
      </w:r>
      <w:r w:rsidRPr="005F2D46">
        <w:lastRenderedPageBreak/>
        <w:t>discrepancies. For example, using an oscilloscope to probe my ECG signal from the heart rate sensor entails that my pulse is roughly 1-2Hz. My ECG pulse corresponds to a BPM ranging from 60-120 but more importantly, what determines the pulse or peak is happening faster than 2Hz</w:t>
      </w:r>
      <w:r w:rsidR="00274B61" w:rsidRPr="005F2D46">
        <w:t xml:space="preserve">. The pulse is </w:t>
      </w:r>
      <w:r w:rsidR="000838FE" w:rsidRPr="005F2D46">
        <w:t>active</w:t>
      </w:r>
      <w:r w:rsidR="00274B61" w:rsidRPr="005F2D46">
        <w:t xml:space="preserve"> for a duration of roughly 300ms that translates to a frequency of 3.3Hz. For this signal, the high frequency content is the pulse therefore to clean the signal, a high pass filter can be used to block or attenuate low frequencies.</w:t>
      </w:r>
    </w:p>
    <w:p w14:paraId="78F14914" w14:textId="4162E054" w:rsidR="0069665C" w:rsidRPr="005F2D46" w:rsidRDefault="00A64B9C" w:rsidP="00217A96">
      <w:pPr>
        <w:pStyle w:val="BodyText"/>
        <w:keepNext/>
        <w:spacing w:before="0" w:after="14" w:line="480" w:lineRule="auto"/>
        <w:ind w:right="845" w:firstLine="720"/>
      </w:pPr>
      <w:r w:rsidRPr="005F2D46">
        <w:rPr>
          <w:noProof/>
        </w:rPr>
        <w:drawing>
          <wp:inline distT="0" distB="0" distL="0" distR="0" wp14:anchorId="081BD4A9" wp14:editId="5179F884">
            <wp:extent cx="4901184"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1764" cy="2596392"/>
                    </a:xfrm>
                    <a:prstGeom prst="rect">
                      <a:avLst/>
                    </a:prstGeom>
                    <a:noFill/>
                    <a:ln>
                      <a:noFill/>
                    </a:ln>
                  </pic:spPr>
                </pic:pic>
              </a:graphicData>
            </a:graphic>
          </wp:inline>
        </w:drawing>
      </w:r>
    </w:p>
    <w:p w14:paraId="3AF7E266" w14:textId="7666D1B1" w:rsidR="00E31B3E" w:rsidRPr="005F2D46" w:rsidRDefault="0069665C" w:rsidP="0069665C">
      <w:pPr>
        <w:pStyle w:val="Caption"/>
        <w:jc w:val="center"/>
        <w:rPr>
          <w:sz w:val="24"/>
          <w:szCs w:val="24"/>
        </w:rPr>
      </w:pPr>
      <w:bookmarkStart w:id="1225" w:name="_Toc118460330"/>
      <w:bookmarkStart w:id="1226" w:name="_Toc119577614"/>
      <w:r w:rsidRPr="005F2D46">
        <w:rPr>
          <w:sz w:val="24"/>
          <w:szCs w:val="24"/>
        </w:rPr>
        <w:t xml:space="preserve">Figure </w:t>
      </w:r>
      <w:r w:rsidRPr="005F2D46">
        <w:rPr>
          <w:sz w:val="24"/>
          <w:szCs w:val="24"/>
        </w:rPr>
        <w:fldChar w:fldCharType="begin"/>
      </w:r>
      <w:r w:rsidRPr="005F2D46">
        <w:rPr>
          <w:sz w:val="24"/>
          <w:szCs w:val="24"/>
        </w:rPr>
        <w:instrText xml:space="preserve"> SEQ Figure \* ARABIC </w:instrText>
      </w:r>
      <w:r w:rsidRPr="005F2D46">
        <w:rPr>
          <w:sz w:val="24"/>
          <w:szCs w:val="24"/>
        </w:rPr>
        <w:fldChar w:fldCharType="separate"/>
      </w:r>
      <w:r w:rsidR="00D725D8">
        <w:rPr>
          <w:noProof/>
          <w:sz w:val="24"/>
          <w:szCs w:val="24"/>
        </w:rPr>
        <w:t>37</w:t>
      </w:r>
      <w:r w:rsidRPr="005F2D46">
        <w:rPr>
          <w:noProof/>
          <w:sz w:val="24"/>
          <w:szCs w:val="24"/>
        </w:rPr>
        <w:fldChar w:fldCharType="end"/>
      </w:r>
      <w:r w:rsidRPr="005F2D46">
        <w:rPr>
          <w:sz w:val="24"/>
          <w:szCs w:val="24"/>
        </w:rPr>
        <w:t>. Oscilloscope Reading of Pulse Sensor</w:t>
      </w:r>
      <w:bookmarkEnd w:id="1225"/>
      <w:bookmarkEnd w:id="1226"/>
    </w:p>
    <w:p w14:paraId="36ED8725" w14:textId="51666C62" w:rsidR="006577ED" w:rsidRPr="005F2D46" w:rsidRDefault="00274B61" w:rsidP="002B2EE3">
      <w:pPr>
        <w:spacing w:line="480" w:lineRule="auto"/>
        <w:ind w:left="792" w:right="864" w:firstLine="720"/>
        <w:jc w:val="both"/>
        <w:rPr>
          <w:sz w:val="24"/>
          <w:szCs w:val="24"/>
        </w:rPr>
      </w:pPr>
      <w:r w:rsidRPr="005F2D46">
        <w:rPr>
          <w:sz w:val="24"/>
          <w:szCs w:val="24"/>
        </w:rPr>
        <w:t>The software implementation filtered the signal by applying a moving average filter, which behaves like a low pass filter. By knowing the moving average of the ECG signal, you can filter the signal to not include any pulse</w:t>
      </w:r>
      <w:r w:rsidR="006577ED" w:rsidRPr="005F2D46">
        <w:rPr>
          <w:sz w:val="24"/>
          <w:szCs w:val="24"/>
        </w:rPr>
        <w:t>s</w:t>
      </w:r>
      <w:r w:rsidRPr="005F2D46">
        <w:rPr>
          <w:sz w:val="24"/>
          <w:szCs w:val="24"/>
        </w:rPr>
        <w:t xml:space="preserve"> less than the moving average.</w:t>
      </w:r>
      <w:r w:rsidR="006577ED" w:rsidRPr="005F2D46">
        <w:rPr>
          <w:sz w:val="24"/>
          <w:szCs w:val="24"/>
        </w:rPr>
        <w:t xml:space="preserve"> This implementation can be improved by using FPGA resources such as digital filters. The </w:t>
      </w:r>
      <w:r w:rsidR="009C3FCC" w:rsidRPr="005F2D46">
        <w:rPr>
          <w:sz w:val="24"/>
          <w:szCs w:val="24"/>
        </w:rPr>
        <w:t xml:space="preserve">FPGA has DSP slices that allow high speed arithmetic or filtering. </w:t>
      </w:r>
      <w:r w:rsidR="006577ED" w:rsidRPr="005F2D46">
        <w:rPr>
          <w:sz w:val="24"/>
          <w:szCs w:val="24"/>
        </w:rPr>
        <w:t xml:space="preserve">By understanding the ECG pulse and frequency of interest, an FIR or IIR filter can be deployed to attenuate the signal. </w:t>
      </w:r>
    </w:p>
    <w:p w14:paraId="7F5C18F2" w14:textId="5E0CD5C1" w:rsidR="00A64B9C" w:rsidRPr="005F2D46" w:rsidRDefault="006577ED" w:rsidP="002B2EE3">
      <w:pPr>
        <w:spacing w:line="480" w:lineRule="auto"/>
        <w:ind w:left="792" w:right="864" w:firstLine="720"/>
        <w:jc w:val="both"/>
        <w:rPr>
          <w:sz w:val="24"/>
          <w:szCs w:val="24"/>
        </w:rPr>
      </w:pPr>
      <w:r w:rsidRPr="005F2D46">
        <w:rPr>
          <w:sz w:val="24"/>
          <w:szCs w:val="24"/>
        </w:rPr>
        <w:t xml:space="preserve">We are interested in in the high frequency content; therefore, a high pass </w:t>
      </w:r>
      <w:r w:rsidRPr="005F2D46">
        <w:rPr>
          <w:sz w:val="24"/>
          <w:szCs w:val="24"/>
        </w:rPr>
        <w:lastRenderedPageBreak/>
        <w:t>filter can be used but the same functionality can be achieved using a low pass and simple arithmetic operation. For example, if the low pass filter is used on the ECG signal the filtered output can be subtracted from the original ECG signal and the high frequency content will be remaining.</w:t>
      </w:r>
    </w:p>
    <w:p w14:paraId="0999F934" w14:textId="2BF6CE13" w:rsidR="00FE1B04" w:rsidRPr="005F2D46" w:rsidRDefault="00FE1B04" w:rsidP="00D725D8">
      <w:pPr>
        <w:pStyle w:val="Heading1"/>
        <w:numPr>
          <w:ilvl w:val="2"/>
          <w:numId w:val="20"/>
        </w:numPr>
        <w:tabs>
          <w:tab w:val="left" w:pos="1323"/>
        </w:tabs>
        <w:spacing w:before="0"/>
      </w:pPr>
      <w:bookmarkStart w:id="1227" w:name="_Toc119581049"/>
      <w:r w:rsidRPr="005F2D46">
        <w:t>Circular Buffer</w:t>
      </w:r>
      <w:bookmarkEnd w:id="1227"/>
    </w:p>
    <w:p w14:paraId="04E45F80" w14:textId="77777777" w:rsidR="00FE1B04" w:rsidRPr="005F2D46" w:rsidRDefault="00FE1B04" w:rsidP="00FE1B04">
      <w:pPr>
        <w:pStyle w:val="Heading1"/>
        <w:tabs>
          <w:tab w:val="left" w:pos="1323"/>
        </w:tabs>
        <w:spacing w:before="0"/>
        <w:ind w:left="1224" w:firstLine="0"/>
      </w:pPr>
    </w:p>
    <w:p w14:paraId="7CA56921" w14:textId="2F6D128E" w:rsidR="006577ED" w:rsidRPr="005F2D46" w:rsidRDefault="006577ED" w:rsidP="002B2EE3">
      <w:pPr>
        <w:pStyle w:val="BodyText"/>
        <w:spacing w:before="0" w:after="14" w:line="480" w:lineRule="auto"/>
        <w:ind w:left="792" w:right="864" w:firstLine="540"/>
        <w:jc w:val="both"/>
        <w:rPr>
          <w:spacing w:val="-4"/>
        </w:rPr>
      </w:pPr>
      <w:r w:rsidRPr="005F2D46">
        <w:rPr>
          <w:spacing w:val="-4"/>
        </w:rPr>
        <w:t xml:space="preserve">After experimenting, it was noticed that the moving average filter </w:t>
      </w:r>
      <w:r w:rsidR="006E38E4" w:rsidRPr="005F2D46">
        <w:rPr>
          <w:spacing w:val="-4"/>
        </w:rPr>
        <w:t>could be optimized by using a circular buffer. The filter needed a</w:t>
      </w:r>
      <w:r w:rsidR="00D725C2" w:rsidRPr="005F2D46">
        <w:rPr>
          <w:spacing w:val="-4"/>
        </w:rPr>
        <w:t>n</w:t>
      </w:r>
      <w:r w:rsidR="006E38E4" w:rsidRPr="005F2D46">
        <w:rPr>
          <w:spacing w:val="-4"/>
        </w:rPr>
        <w:t xml:space="preserve"> array or window to store the raw signal from the Pmod AD2 </w:t>
      </w:r>
      <w:r w:rsidR="000838FE" w:rsidRPr="005F2D46">
        <w:rPr>
          <w:spacing w:val="-4"/>
        </w:rPr>
        <w:t>to</w:t>
      </w:r>
      <w:r w:rsidR="006E38E4" w:rsidRPr="005F2D46">
        <w:rPr>
          <w:spacing w:val="-4"/>
        </w:rPr>
        <w:t xml:space="preserve"> calculate a continuous moving average. To calculate a new moving average, the array holding the current elements needs to be shifted by one element every calculation. Since only one data value changes per moving average calculation, the window should be </w:t>
      </w:r>
      <w:r w:rsidR="00D725C2" w:rsidRPr="005F2D46">
        <w:rPr>
          <w:spacing w:val="-4"/>
        </w:rPr>
        <w:t>shifted</w:t>
      </w:r>
      <w:r w:rsidR="006E38E4" w:rsidRPr="005F2D46">
        <w:rPr>
          <w:spacing w:val="-4"/>
        </w:rPr>
        <w:t xml:space="preserve"> by 1</w:t>
      </w:r>
      <w:r w:rsidR="00D725C2" w:rsidRPr="005F2D46">
        <w:rPr>
          <w:spacing w:val="-4"/>
        </w:rPr>
        <w:t xml:space="preserve"> to create a new space for the incoming signal</w:t>
      </w:r>
      <w:r w:rsidR="006E38E4" w:rsidRPr="005F2D46">
        <w:rPr>
          <w:spacing w:val="-4"/>
        </w:rPr>
        <w:t xml:space="preserve">. This process can be very slow and in fact, operates at </w:t>
      </w:r>
      <w:r w:rsidR="00D725C2" w:rsidRPr="005F2D46">
        <w:rPr>
          <w:spacing w:val="-4"/>
        </w:rPr>
        <w:t>O(n) since n operations are needed to shift all elements. A circular buffer behaves like a FIFO by releasing oldest elements first and can a be single or fixed size. This can enhance the performance of the algorithm as each moving average calculation w</w:t>
      </w:r>
      <w:r w:rsidR="00FE4C4D" w:rsidRPr="005F2D46">
        <w:rPr>
          <w:spacing w:val="-4"/>
        </w:rPr>
        <w:t>on’t require the data be shuffled around but instead just update head or tail pointer. If data is added, the head pointer advances while the tail pointer advances when data is consumed. If you reach the end of the buffer, the pointers wrap around.</w:t>
      </w:r>
    </w:p>
    <w:p w14:paraId="64A2AA9B" w14:textId="05404AB1" w:rsidR="00197BF1" w:rsidRPr="005F2D46" w:rsidRDefault="00197BF1" w:rsidP="001A6DE1">
      <w:pPr>
        <w:pStyle w:val="Heading1"/>
        <w:numPr>
          <w:ilvl w:val="1"/>
          <w:numId w:val="19"/>
        </w:numPr>
        <w:tabs>
          <w:tab w:val="left" w:pos="1323"/>
        </w:tabs>
        <w:spacing w:before="0"/>
        <w:ind w:left="1080"/>
      </w:pPr>
      <w:bookmarkStart w:id="1228" w:name="_Toc119581050"/>
      <w:r w:rsidRPr="005F2D46">
        <w:t>Machine Learning</w:t>
      </w:r>
      <w:bookmarkEnd w:id="1228"/>
    </w:p>
    <w:p w14:paraId="0476E753" w14:textId="77777777" w:rsidR="00197BF1" w:rsidRPr="005F2D46" w:rsidRDefault="00197BF1" w:rsidP="00197BF1">
      <w:pPr>
        <w:pStyle w:val="Heading1"/>
        <w:tabs>
          <w:tab w:val="left" w:pos="1323"/>
        </w:tabs>
        <w:ind w:firstLine="0"/>
      </w:pPr>
    </w:p>
    <w:p w14:paraId="17CBE758" w14:textId="4B750C09" w:rsidR="00197BF1" w:rsidRPr="005F2D46" w:rsidRDefault="00180A81" w:rsidP="002B2EE3">
      <w:pPr>
        <w:pStyle w:val="BodyText"/>
        <w:spacing w:before="0" w:after="14" w:line="480" w:lineRule="auto"/>
        <w:ind w:left="792" w:right="864" w:firstLine="540"/>
        <w:jc w:val="both"/>
      </w:pPr>
      <w:r w:rsidRPr="005F2D46">
        <w:t xml:space="preserve">A stress detection template on GitHub with suitable </w:t>
      </w:r>
      <w:r w:rsidR="0056048E" w:rsidRPr="005F2D46">
        <w:t>parameters</w:t>
      </w:r>
      <w:r w:rsidRPr="005F2D46">
        <w:t xml:space="preserve"> </w:t>
      </w:r>
      <w:r w:rsidR="002B1821" w:rsidRPr="005F2D46">
        <w:t xml:space="preserve">was used to create a custom IP block with stress detection logic. This allowed for easy integration to the </w:t>
      </w:r>
      <w:r w:rsidR="00201D2E" w:rsidRPr="005F2D46">
        <w:t>system,</w:t>
      </w:r>
      <w:r w:rsidR="002B1821" w:rsidRPr="005F2D46">
        <w:t xml:space="preserve"> but improvements can be made. The detection module can be improved to a machine learning algorithm by adding memory and a </w:t>
      </w:r>
      <w:r w:rsidR="002B1821" w:rsidRPr="005F2D46">
        <w:lastRenderedPageBreak/>
        <w:t>feedback loop to learn from previous data.</w:t>
      </w:r>
    </w:p>
    <w:p w14:paraId="07907807" w14:textId="77A2588C" w:rsidR="00197BF1" w:rsidRPr="005F2D46" w:rsidRDefault="00197BF1" w:rsidP="001A6DE1">
      <w:pPr>
        <w:pStyle w:val="Heading1"/>
        <w:numPr>
          <w:ilvl w:val="1"/>
          <w:numId w:val="19"/>
        </w:numPr>
        <w:tabs>
          <w:tab w:val="left" w:pos="1323"/>
        </w:tabs>
        <w:spacing w:before="0"/>
        <w:ind w:left="1080"/>
      </w:pPr>
      <w:bookmarkStart w:id="1229" w:name="_Toc119581051"/>
      <w:r w:rsidRPr="005F2D46">
        <w:t>Prototype Glove</w:t>
      </w:r>
      <w:bookmarkEnd w:id="1229"/>
    </w:p>
    <w:p w14:paraId="05F3F718" w14:textId="77777777" w:rsidR="00197BF1" w:rsidRPr="005F2D46" w:rsidRDefault="00197BF1" w:rsidP="00197BF1">
      <w:pPr>
        <w:pStyle w:val="Heading1"/>
        <w:tabs>
          <w:tab w:val="left" w:pos="1323"/>
        </w:tabs>
        <w:ind w:firstLine="0"/>
      </w:pPr>
    </w:p>
    <w:p w14:paraId="0B668452" w14:textId="67B86E98" w:rsidR="005A1730" w:rsidRPr="005F2D46" w:rsidRDefault="006533E3" w:rsidP="002B2EE3">
      <w:pPr>
        <w:pStyle w:val="BodyText"/>
        <w:spacing w:before="0" w:after="14" w:line="480" w:lineRule="auto"/>
        <w:ind w:left="792" w:right="864" w:firstLine="540"/>
        <w:jc w:val="both"/>
      </w:pPr>
      <w:r w:rsidRPr="005F2D46">
        <w:t xml:space="preserve">One of the goals of the project was to develop a wearable device using the sensors, </w:t>
      </w:r>
      <w:r w:rsidR="00201D2E" w:rsidRPr="005F2D46">
        <w:t>like</w:t>
      </w:r>
      <w:r w:rsidRPr="005F2D46">
        <w:t xml:space="preserve"> an Apple smartwatch. Not enough time was spent designing a wearable </w:t>
      </w:r>
      <w:r w:rsidR="00201D2E" w:rsidRPr="005F2D46">
        <w:t>device,</w:t>
      </w:r>
      <w:r w:rsidRPr="005F2D46">
        <w:t xml:space="preserve"> but a Velcro glove could be a simple protype, nothing flashy.</w:t>
      </w:r>
      <w:r w:rsidR="00A173FF" w:rsidRPr="005F2D46">
        <w:t xml:space="preserve"> The sensors </w:t>
      </w:r>
      <w:r w:rsidR="004B56EE" w:rsidRPr="005F2D46">
        <w:t xml:space="preserve">are contact type, which allows for them to be embedded or sewed onto the Velcro. </w:t>
      </w:r>
    </w:p>
    <w:p w14:paraId="4DB2F557" w14:textId="23AB6C20" w:rsidR="005A1730" w:rsidRPr="005F2D46" w:rsidRDefault="005A1730" w:rsidP="005A1730">
      <w:pPr>
        <w:widowControl/>
        <w:autoSpaceDE/>
        <w:autoSpaceDN/>
        <w:spacing w:after="160" w:line="259" w:lineRule="auto"/>
        <w:rPr>
          <w:sz w:val="24"/>
          <w:szCs w:val="24"/>
        </w:rPr>
      </w:pPr>
      <w:r w:rsidRPr="005F2D46">
        <w:rPr>
          <w:sz w:val="24"/>
          <w:szCs w:val="24"/>
        </w:rPr>
        <w:br w:type="page"/>
      </w:r>
    </w:p>
    <w:p w14:paraId="5382D535" w14:textId="6D9FBBC2" w:rsidR="004D14C2" w:rsidRDefault="00F46417" w:rsidP="004D14C2">
      <w:pPr>
        <w:pStyle w:val="Heading1"/>
        <w:numPr>
          <w:ilvl w:val="0"/>
          <w:numId w:val="4"/>
        </w:numPr>
        <w:tabs>
          <w:tab w:val="left" w:pos="4402"/>
        </w:tabs>
        <w:spacing w:before="0"/>
        <w:ind w:left="4401" w:hanging="241"/>
        <w:jc w:val="left"/>
      </w:pPr>
      <w:bookmarkStart w:id="1230" w:name="_Toc119581052"/>
      <w:r w:rsidRPr="005F2D46">
        <w:lastRenderedPageBreak/>
        <w:t>Conclusion</w:t>
      </w:r>
      <w:bookmarkStart w:id="1231" w:name="_Toc117091130"/>
      <w:bookmarkStart w:id="1232" w:name="_Toc117091178"/>
      <w:bookmarkStart w:id="1233" w:name="_Toc117091226"/>
      <w:bookmarkStart w:id="1234" w:name="_Toc117091274"/>
      <w:bookmarkStart w:id="1235" w:name="_Toc117091322"/>
      <w:bookmarkEnd w:id="1230"/>
      <w:bookmarkEnd w:id="1231"/>
      <w:bookmarkEnd w:id="1232"/>
      <w:bookmarkEnd w:id="1233"/>
      <w:bookmarkEnd w:id="1234"/>
      <w:bookmarkEnd w:id="1235"/>
    </w:p>
    <w:p w14:paraId="23F2F851" w14:textId="77777777" w:rsidR="004D14C2" w:rsidRPr="005F2D46" w:rsidRDefault="004D14C2" w:rsidP="004D14C2">
      <w:pPr>
        <w:pStyle w:val="Heading1"/>
        <w:tabs>
          <w:tab w:val="left" w:pos="4402"/>
        </w:tabs>
        <w:spacing w:before="0"/>
        <w:ind w:left="4401" w:firstLine="0"/>
        <w:rPr>
          <w:ins w:id="1236" w:author="luis rivera" w:date="2022-11-02T18:48:00Z"/>
        </w:rPr>
      </w:pPr>
    </w:p>
    <w:p w14:paraId="4D2167C7" w14:textId="0B0D3DF7" w:rsidR="00516AA9" w:rsidRDefault="00516AA9" w:rsidP="00E63B13">
      <w:pPr>
        <w:pStyle w:val="BodyText"/>
        <w:spacing w:before="0" w:line="480" w:lineRule="auto"/>
        <w:ind w:left="792" w:right="864" w:firstLine="648"/>
        <w:jc w:val="both"/>
      </w:pPr>
      <w:r>
        <w:t xml:space="preserve">By analyzing the results from the project, the Digilent </w:t>
      </w:r>
      <w:r w:rsidRPr="005F2D46">
        <w:t>Zybo Z7-20</w:t>
      </w:r>
      <w:r>
        <w:t xml:space="preserve"> development board demonstrates to be a suitable option for wearable devices. The development board can be connected to multiple sensors and perform signal processing for accurate measurements of biometric data. While the size may not be ideal for commercial wearable devices, this approach provides insight of SoC design capabilities. </w:t>
      </w:r>
      <w:r w:rsidR="00634927">
        <w:t xml:space="preserve">Based on these conclusions, engineers should consider a modular development board, research other sensors that can be used, integrate stress analysis, and optimize algorithm among others. </w:t>
      </w:r>
    </w:p>
    <w:p w14:paraId="74393F7D" w14:textId="64751496" w:rsidR="0018286C" w:rsidRPr="005F2D46" w:rsidRDefault="00F94AF7" w:rsidP="00FA37A4">
      <w:pPr>
        <w:pStyle w:val="BodyText"/>
        <w:spacing w:before="0" w:line="480" w:lineRule="auto"/>
        <w:ind w:left="792" w:right="864" w:firstLine="595"/>
        <w:jc w:val="both"/>
        <w:sectPr w:rsidR="0018286C" w:rsidRPr="005F2D46" w:rsidSect="002010E4">
          <w:footerReference w:type="default" r:id="rId66"/>
          <w:pgSz w:w="12240" w:h="15840"/>
          <w:pgMar w:top="1440" w:right="1440" w:bottom="1440" w:left="1440" w:header="0" w:footer="1137" w:gutter="0"/>
          <w:pgNumType w:start="1"/>
          <w:cols w:space="720"/>
          <w:docGrid w:linePitch="299"/>
        </w:sectPr>
      </w:pPr>
      <w:r w:rsidRPr="005F2D46">
        <w:t>The</w:t>
      </w:r>
      <w:r w:rsidR="0022160F" w:rsidRPr="005F2D46">
        <w:t xml:space="preserve"> project was a challenge but served </w:t>
      </w:r>
      <w:r w:rsidR="0018286C" w:rsidRPr="005F2D46">
        <w:t>its</w:t>
      </w:r>
      <w:r w:rsidR="0022160F" w:rsidRPr="005F2D46">
        <w:t xml:space="preserve"> purpose in </w:t>
      </w:r>
      <w:r w:rsidR="0018286C" w:rsidRPr="005F2D46">
        <w:t>learning</w:t>
      </w:r>
      <w:r w:rsidR="0022160F" w:rsidRPr="005F2D46">
        <w:t xml:space="preserve"> fundamentals of enabling peripherals via PS or PL, configuring IP’s using Vivado or</w:t>
      </w:r>
      <w:r w:rsidR="0018286C" w:rsidRPr="005F2D46">
        <w:t xml:space="preserve"> </w:t>
      </w:r>
      <w:r w:rsidR="0022160F" w:rsidRPr="005F2D46">
        <w:t>writing to specific registers</w:t>
      </w:r>
      <w:r w:rsidR="0018286C" w:rsidRPr="005F2D46">
        <w:t xml:space="preserve"> using Vitis, creating custom IP by using RTL code as a block, using global timer to benchmark execution time of code</w:t>
      </w:r>
      <w:r w:rsidR="0025190E" w:rsidRPr="005F2D46">
        <w:t>,</w:t>
      </w:r>
      <w:r w:rsidR="0018286C" w:rsidRPr="005F2D46">
        <w:t xml:space="preserve"> using Pmod ‘s, </w:t>
      </w:r>
      <w:r w:rsidR="0025190E" w:rsidRPr="005F2D46">
        <w:t>implementing communication protocols, integrating</w:t>
      </w:r>
      <w:r w:rsidR="0018286C" w:rsidRPr="005F2D46">
        <w:t xml:space="preserve"> a system that can read from multiple </w:t>
      </w:r>
      <w:r w:rsidR="0025190E" w:rsidRPr="005F2D46">
        <w:t>sensors,</w:t>
      </w:r>
      <w:r w:rsidR="0018286C" w:rsidRPr="005F2D46">
        <w:t xml:space="preserve"> </w:t>
      </w:r>
      <w:r w:rsidR="0025190E" w:rsidRPr="005F2D46">
        <w:t>reading datasheets for details like timing diagrams that explain how to read and write to module or registers that control peripherals and the bits needed to enable features for that peripheral, and many more but the general idea is that Vivado and FPGAs is now part of my toolbox.</w:t>
      </w:r>
    </w:p>
    <w:p w14:paraId="5345A761" w14:textId="700B19AF" w:rsidR="00F94AF7" w:rsidRPr="005F2D46" w:rsidRDefault="00F94AF7" w:rsidP="00F94AF7">
      <w:pPr>
        <w:pStyle w:val="Heading1"/>
        <w:ind w:left="1387" w:right="1385" w:firstLine="0"/>
        <w:jc w:val="center"/>
      </w:pPr>
      <w:bookmarkStart w:id="1237" w:name="_Toc119581053"/>
      <w:r w:rsidRPr="005F2D46">
        <w:lastRenderedPageBreak/>
        <w:t>Bibliography</w:t>
      </w:r>
      <w:bookmarkEnd w:id="1237"/>
    </w:p>
    <w:p w14:paraId="32330F94" w14:textId="77777777" w:rsidR="00F94AF7" w:rsidRPr="005F2D46" w:rsidRDefault="00F94AF7" w:rsidP="00F94AF7">
      <w:pPr>
        <w:pStyle w:val="BodyText"/>
        <w:spacing w:before="5"/>
        <w:rPr>
          <w:b/>
        </w:rPr>
      </w:pPr>
    </w:p>
    <w:p w14:paraId="38F99597" w14:textId="320EC9B3" w:rsidR="000E6C3E" w:rsidRPr="005F2D46" w:rsidRDefault="000E6C3E" w:rsidP="00F94AF7">
      <w:pPr>
        <w:pStyle w:val="ListParagraph"/>
        <w:numPr>
          <w:ilvl w:val="0"/>
          <w:numId w:val="1"/>
        </w:numPr>
        <w:tabs>
          <w:tab w:val="left" w:pos="1124"/>
        </w:tabs>
        <w:spacing w:line="480" w:lineRule="auto"/>
        <w:ind w:right="1459" w:firstLine="0"/>
        <w:rPr>
          <w:sz w:val="24"/>
          <w:szCs w:val="24"/>
        </w:rPr>
      </w:pPr>
      <w:r w:rsidRPr="005F2D46">
        <w:rPr>
          <w:sz w:val="24"/>
          <w:szCs w:val="24"/>
        </w:rPr>
        <w:t xml:space="preserve">"What is an FPGA? Field Programmable Gate Array - Xilinx." </w:t>
      </w:r>
      <w:hyperlink r:id="rId67" w:history="1">
        <w:r w:rsidRPr="005F2D46">
          <w:rPr>
            <w:rStyle w:val="Hyperlink"/>
            <w:sz w:val="24"/>
            <w:szCs w:val="24"/>
          </w:rPr>
          <w:t>https://www.xilinx.com/products/silicon-devices/fpga/what-is-an-fpga.html</w:t>
        </w:r>
      </w:hyperlink>
      <w:r w:rsidRPr="005F2D46">
        <w:rPr>
          <w:sz w:val="24"/>
          <w:szCs w:val="24"/>
        </w:rPr>
        <w:t>.</w:t>
      </w:r>
    </w:p>
    <w:p w14:paraId="10AAEDC2" w14:textId="06DC1478" w:rsidR="000E6C3E" w:rsidRPr="005F2D46" w:rsidRDefault="000E6C3E" w:rsidP="00F94AF7">
      <w:pPr>
        <w:pStyle w:val="ListParagraph"/>
        <w:numPr>
          <w:ilvl w:val="0"/>
          <w:numId w:val="1"/>
        </w:numPr>
        <w:tabs>
          <w:tab w:val="left" w:pos="1124"/>
        </w:tabs>
        <w:spacing w:line="480" w:lineRule="auto"/>
        <w:ind w:right="1459" w:firstLine="0"/>
        <w:rPr>
          <w:sz w:val="24"/>
          <w:szCs w:val="24"/>
        </w:rPr>
      </w:pPr>
      <w:r w:rsidRPr="005F2D46">
        <w:rPr>
          <w:sz w:val="24"/>
          <w:szCs w:val="24"/>
        </w:rPr>
        <w:t xml:space="preserve">"FPGA – Configurable Logic Block – Digilent Blog." 16 Jun. 2021, </w:t>
      </w:r>
      <w:hyperlink r:id="rId68" w:history="1">
        <w:r w:rsidRPr="005F2D46">
          <w:rPr>
            <w:rStyle w:val="Hyperlink"/>
            <w:sz w:val="24"/>
            <w:szCs w:val="24"/>
          </w:rPr>
          <w:t>https://digilent.com/blog/fpga-configurable-logic-block/</w:t>
        </w:r>
      </w:hyperlink>
      <w:r w:rsidRPr="005F2D46">
        <w:rPr>
          <w:sz w:val="24"/>
          <w:szCs w:val="24"/>
        </w:rPr>
        <w:t>.</w:t>
      </w:r>
    </w:p>
    <w:p w14:paraId="63DD0C50" w14:textId="4BAAD7A0" w:rsidR="000E6C3E" w:rsidRPr="005F2D46" w:rsidRDefault="000E6C3E" w:rsidP="00F94AF7">
      <w:pPr>
        <w:pStyle w:val="ListParagraph"/>
        <w:numPr>
          <w:ilvl w:val="0"/>
          <w:numId w:val="1"/>
        </w:numPr>
        <w:tabs>
          <w:tab w:val="left" w:pos="1124"/>
        </w:tabs>
        <w:spacing w:line="480" w:lineRule="auto"/>
        <w:ind w:right="1459" w:firstLine="0"/>
        <w:rPr>
          <w:sz w:val="24"/>
          <w:szCs w:val="24"/>
        </w:rPr>
      </w:pPr>
      <w:r w:rsidRPr="005F2D46">
        <w:rPr>
          <w:sz w:val="24"/>
          <w:szCs w:val="24"/>
        </w:rPr>
        <w:t xml:space="preserve">"Configurable Logic Block (CLB) - HardwareBee Semipedia." 04 Aug. 2021, </w:t>
      </w:r>
      <w:hyperlink r:id="rId69" w:history="1">
        <w:r w:rsidRPr="005F2D46">
          <w:rPr>
            <w:rStyle w:val="Hyperlink"/>
            <w:sz w:val="24"/>
            <w:szCs w:val="24"/>
          </w:rPr>
          <w:t>https://hardwarebee.com/WikiBee/configurable-logic-block-clb/</w:t>
        </w:r>
      </w:hyperlink>
      <w:r w:rsidRPr="005F2D46">
        <w:rPr>
          <w:sz w:val="24"/>
          <w:szCs w:val="24"/>
        </w:rPr>
        <w:t>.</w:t>
      </w:r>
    </w:p>
    <w:p w14:paraId="098EDEAB" w14:textId="637CF77C" w:rsidR="002B4CD7" w:rsidRPr="005F2D46" w:rsidRDefault="002B4CD7" w:rsidP="00D92A1C">
      <w:pPr>
        <w:pStyle w:val="ListParagraph"/>
        <w:numPr>
          <w:ilvl w:val="0"/>
          <w:numId w:val="1"/>
        </w:numPr>
        <w:tabs>
          <w:tab w:val="left" w:pos="1124"/>
        </w:tabs>
        <w:spacing w:line="480" w:lineRule="auto"/>
        <w:ind w:right="1459" w:firstLine="0"/>
        <w:rPr>
          <w:sz w:val="24"/>
          <w:szCs w:val="24"/>
        </w:rPr>
      </w:pPr>
      <w:r w:rsidRPr="005F2D46">
        <w:rPr>
          <w:sz w:val="24"/>
          <w:szCs w:val="24"/>
        </w:rPr>
        <w:t xml:space="preserve">"Design Hubs - Xilinx." </w:t>
      </w:r>
      <w:hyperlink r:id="rId70" w:history="1">
        <w:r w:rsidRPr="005F2D46">
          <w:rPr>
            <w:rStyle w:val="Hyperlink"/>
            <w:sz w:val="24"/>
            <w:szCs w:val="24"/>
          </w:rPr>
          <w:t>https://www.xilinx.com/support/documentation-navigation/design-hubs.html</w:t>
        </w:r>
      </w:hyperlink>
      <w:r w:rsidRPr="005F2D46">
        <w:rPr>
          <w:sz w:val="24"/>
          <w:szCs w:val="24"/>
        </w:rPr>
        <w:t>.</w:t>
      </w:r>
    </w:p>
    <w:p w14:paraId="72B365CF" w14:textId="1CEB4A52" w:rsidR="000E6C3E" w:rsidRPr="005F2D46" w:rsidRDefault="000E6C3E" w:rsidP="00F94AF7">
      <w:pPr>
        <w:pStyle w:val="ListParagraph"/>
        <w:numPr>
          <w:ilvl w:val="0"/>
          <w:numId w:val="1"/>
        </w:numPr>
        <w:tabs>
          <w:tab w:val="left" w:pos="1124"/>
        </w:tabs>
        <w:spacing w:line="480" w:lineRule="auto"/>
        <w:ind w:right="1459" w:firstLine="0"/>
        <w:rPr>
          <w:sz w:val="24"/>
          <w:szCs w:val="24"/>
        </w:rPr>
      </w:pPr>
    </w:p>
    <w:p w14:paraId="0E59E222" w14:textId="77777777" w:rsidR="00F539E7" w:rsidRPr="005F2D46" w:rsidRDefault="00F539E7" w:rsidP="00F94AF7">
      <w:pPr>
        <w:pStyle w:val="ListParagraph"/>
        <w:numPr>
          <w:ilvl w:val="0"/>
          <w:numId w:val="1"/>
        </w:numPr>
        <w:tabs>
          <w:tab w:val="left" w:pos="1124"/>
        </w:tabs>
        <w:spacing w:line="480" w:lineRule="auto"/>
        <w:ind w:right="1459" w:firstLine="0"/>
        <w:rPr>
          <w:sz w:val="24"/>
          <w:szCs w:val="24"/>
        </w:rPr>
      </w:pPr>
    </w:p>
    <w:p w14:paraId="563704E6" w14:textId="77777777" w:rsidR="00F539E7" w:rsidRPr="005F2D46" w:rsidRDefault="00F539E7" w:rsidP="00F94AF7">
      <w:pPr>
        <w:pStyle w:val="ListParagraph"/>
        <w:numPr>
          <w:ilvl w:val="0"/>
          <w:numId w:val="1"/>
        </w:numPr>
        <w:tabs>
          <w:tab w:val="left" w:pos="1124"/>
        </w:tabs>
        <w:spacing w:line="480" w:lineRule="auto"/>
        <w:ind w:right="1459" w:firstLine="0"/>
        <w:rPr>
          <w:sz w:val="24"/>
          <w:szCs w:val="24"/>
        </w:rPr>
      </w:pPr>
    </w:p>
    <w:p w14:paraId="57C08C5A" w14:textId="77777777" w:rsidR="00F94AF7" w:rsidRPr="005F2D46" w:rsidRDefault="00F94AF7" w:rsidP="00F94AF7">
      <w:pPr>
        <w:spacing w:line="480" w:lineRule="auto"/>
        <w:rPr>
          <w:sz w:val="24"/>
          <w:szCs w:val="24"/>
        </w:rPr>
        <w:sectPr w:rsidR="00F94AF7" w:rsidRPr="005F2D46" w:rsidSect="00DC3231">
          <w:pgSz w:w="12240" w:h="15840"/>
          <w:pgMar w:top="1440" w:right="1440" w:bottom="1440" w:left="1440" w:header="0" w:footer="1137" w:gutter="0"/>
          <w:cols w:space="720"/>
        </w:sectPr>
      </w:pPr>
    </w:p>
    <w:p w14:paraId="4C0E4519" w14:textId="1461A258" w:rsidR="003262B4" w:rsidRPr="005F2D46" w:rsidRDefault="00F94AF7" w:rsidP="00DB052F">
      <w:pPr>
        <w:pStyle w:val="Heading1"/>
        <w:ind w:left="1387" w:right="1380" w:firstLine="0"/>
        <w:jc w:val="center"/>
      </w:pPr>
      <w:bookmarkStart w:id="1238" w:name="_Toc119581054"/>
      <w:r w:rsidRPr="005F2D46">
        <w:lastRenderedPageBreak/>
        <w:t>Appendix</w:t>
      </w:r>
      <w:r w:rsidRPr="005F2D46">
        <w:rPr>
          <w:spacing w:val="-14"/>
        </w:rPr>
        <w:t xml:space="preserve"> </w:t>
      </w:r>
      <w:r w:rsidRPr="005F2D46">
        <w:t>A</w:t>
      </w:r>
      <w:r w:rsidR="00D14715" w:rsidRPr="005F2D46">
        <w:t xml:space="preserve">: </w:t>
      </w:r>
      <w:r w:rsidR="003262B4" w:rsidRPr="005F2D46">
        <w:t>Vitis Source Code</w:t>
      </w:r>
      <w:bookmarkEnd w:id="1238"/>
    </w:p>
    <w:p w14:paraId="009DBB33" w14:textId="77777777" w:rsidR="00DB052F" w:rsidRPr="005F2D46" w:rsidRDefault="00DB052F" w:rsidP="00DB052F">
      <w:pPr>
        <w:pStyle w:val="Heading1"/>
        <w:ind w:left="1387" w:right="1380" w:firstLine="0"/>
        <w:jc w:val="center"/>
      </w:pPr>
    </w:p>
    <w:p w14:paraId="61056F38"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&lt;</w:t>
      </w:r>
      <w:proofErr w:type="spellStart"/>
      <w:r w:rsidRPr="005F2D46">
        <w:rPr>
          <w:rFonts w:eastAsiaTheme="minorHAnsi"/>
          <w:color w:val="2A00FF"/>
          <w:sz w:val="24"/>
          <w:szCs w:val="24"/>
        </w:rPr>
        <w:t>stdio.h</w:t>
      </w:r>
      <w:proofErr w:type="spellEnd"/>
      <w:r w:rsidRPr="005F2D46">
        <w:rPr>
          <w:rFonts w:eastAsiaTheme="minorHAnsi"/>
          <w:color w:val="2A00FF"/>
          <w:sz w:val="24"/>
          <w:szCs w:val="24"/>
        </w:rPr>
        <w:t>&gt;</w:t>
      </w:r>
    </w:p>
    <w:p w14:paraId="288899E0"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&lt;</w:t>
      </w:r>
      <w:proofErr w:type="spellStart"/>
      <w:r w:rsidRPr="005F2D46">
        <w:rPr>
          <w:rFonts w:eastAsiaTheme="minorHAnsi"/>
          <w:color w:val="2A00FF"/>
          <w:sz w:val="24"/>
          <w:szCs w:val="24"/>
        </w:rPr>
        <w:t>stdint.h</w:t>
      </w:r>
      <w:proofErr w:type="spellEnd"/>
      <w:r w:rsidRPr="005F2D46">
        <w:rPr>
          <w:rFonts w:eastAsiaTheme="minorHAnsi"/>
          <w:color w:val="2A00FF"/>
          <w:sz w:val="24"/>
          <w:szCs w:val="24"/>
        </w:rPr>
        <w:t>&gt;</w:t>
      </w:r>
    </w:p>
    <w:p w14:paraId="1B83FABF"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"PmodAD2.h"</w:t>
      </w:r>
    </w:p>
    <w:p w14:paraId="31373918"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"PmodTC1.h"</w:t>
      </w:r>
    </w:p>
    <w:p w14:paraId="2E96210A"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w:t>
      </w:r>
      <w:proofErr w:type="spellStart"/>
      <w:r w:rsidRPr="005F2D46">
        <w:rPr>
          <w:rFonts w:eastAsiaTheme="minorHAnsi"/>
          <w:color w:val="2A00FF"/>
          <w:sz w:val="24"/>
          <w:szCs w:val="24"/>
        </w:rPr>
        <w:t>PmodOLED.h</w:t>
      </w:r>
      <w:proofErr w:type="spellEnd"/>
      <w:r w:rsidRPr="005F2D46">
        <w:rPr>
          <w:rFonts w:eastAsiaTheme="minorHAnsi"/>
          <w:color w:val="2A00FF"/>
          <w:sz w:val="24"/>
          <w:szCs w:val="24"/>
        </w:rPr>
        <w:t>"</w:t>
      </w:r>
    </w:p>
    <w:p w14:paraId="507E55DF"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w:t>
      </w:r>
      <w:proofErr w:type="spellStart"/>
      <w:r w:rsidRPr="005F2D46">
        <w:rPr>
          <w:rFonts w:eastAsiaTheme="minorHAnsi"/>
          <w:color w:val="2A00FF"/>
          <w:sz w:val="24"/>
          <w:szCs w:val="24"/>
        </w:rPr>
        <w:t>sleep.h</w:t>
      </w:r>
      <w:proofErr w:type="spellEnd"/>
      <w:r w:rsidRPr="005F2D46">
        <w:rPr>
          <w:rFonts w:eastAsiaTheme="minorHAnsi"/>
          <w:color w:val="2A00FF"/>
          <w:sz w:val="24"/>
          <w:szCs w:val="24"/>
        </w:rPr>
        <w:t>"</w:t>
      </w:r>
    </w:p>
    <w:p w14:paraId="19B132AB"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w:t>
      </w:r>
      <w:proofErr w:type="spellStart"/>
      <w:r w:rsidRPr="005F2D46">
        <w:rPr>
          <w:rFonts w:eastAsiaTheme="minorHAnsi"/>
          <w:color w:val="2A00FF"/>
          <w:sz w:val="24"/>
          <w:szCs w:val="24"/>
        </w:rPr>
        <w:t>platform.h</w:t>
      </w:r>
      <w:proofErr w:type="spellEnd"/>
      <w:r w:rsidRPr="005F2D46">
        <w:rPr>
          <w:rFonts w:eastAsiaTheme="minorHAnsi"/>
          <w:color w:val="2A00FF"/>
          <w:sz w:val="24"/>
          <w:szCs w:val="24"/>
        </w:rPr>
        <w:t>"</w:t>
      </w:r>
    </w:p>
    <w:p w14:paraId="3DF177C1"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w:t>
      </w:r>
      <w:proofErr w:type="spellStart"/>
      <w:r w:rsidRPr="005F2D46">
        <w:rPr>
          <w:rFonts w:eastAsiaTheme="minorHAnsi"/>
          <w:color w:val="2A00FF"/>
          <w:sz w:val="24"/>
          <w:szCs w:val="24"/>
        </w:rPr>
        <w:t>xparameters.h</w:t>
      </w:r>
      <w:proofErr w:type="spellEnd"/>
      <w:r w:rsidRPr="005F2D46">
        <w:rPr>
          <w:rFonts w:eastAsiaTheme="minorHAnsi"/>
          <w:color w:val="2A00FF"/>
          <w:sz w:val="24"/>
          <w:szCs w:val="24"/>
        </w:rPr>
        <w:t>"</w:t>
      </w:r>
    </w:p>
    <w:p w14:paraId="738BF257"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w:t>
      </w:r>
      <w:proofErr w:type="spellStart"/>
      <w:r w:rsidRPr="005F2D46">
        <w:rPr>
          <w:rFonts w:eastAsiaTheme="minorHAnsi"/>
          <w:color w:val="2A00FF"/>
          <w:sz w:val="24"/>
          <w:szCs w:val="24"/>
        </w:rPr>
        <w:t>xil_io.h</w:t>
      </w:r>
      <w:proofErr w:type="spellEnd"/>
      <w:r w:rsidRPr="005F2D46">
        <w:rPr>
          <w:rFonts w:eastAsiaTheme="minorHAnsi"/>
          <w:color w:val="2A00FF"/>
          <w:sz w:val="24"/>
          <w:szCs w:val="24"/>
        </w:rPr>
        <w:t>"</w:t>
      </w:r>
    </w:p>
    <w:p w14:paraId="5ADCDB88"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#include</w:t>
      </w:r>
      <w:r w:rsidRPr="005F2D46">
        <w:rPr>
          <w:rFonts w:eastAsiaTheme="minorHAnsi"/>
          <w:color w:val="000000"/>
          <w:sz w:val="24"/>
          <w:szCs w:val="24"/>
        </w:rPr>
        <w:t xml:space="preserve"> </w:t>
      </w:r>
      <w:r w:rsidRPr="005F2D46">
        <w:rPr>
          <w:rFonts w:eastAsiaTheme="minorHAnsi"/>
          <w:color w:val="2A00FF"/>
          <w:sz w:val="24"/>
          <w:szCs w:val="24"/>
        </w:rPr>
        <w:t>"</w:t>
      </w:r>
      <w:proofErr w:type="spellStart"/>
      <w:r w:rsidRPr="005F2D46">
        <w:rPr>
          <w:rFonts w:eastAsiaTheme="minorHAnsi"/>
          <w:color w:val="2A00FF"/>
          <w:sz w:val="24"/>
          <w:szCs w:val="24"/>
        </w:rPr>
        <w:t>xil_printf.h</w:t>
      </w:r>
      <w:proofErr w:type="spellEnd"/>
      <w:r w:rsidRPr="005F2D46">
        <w:rPr>
          <w:rFonts w:eastAsiaTheme="minorHAnsi"/>
          <w:color w:val="2A00FF"/>
          <w:sz w:val="24"/>
          <w:szCs w:val="24"/>
        </w:rPr>
        <w:t>"</w:t>
      </w:r>
    </w:p>
    <w:p w14:paraId="65DEC7D8" w14:textId="77777777" w:rsidR="00966EB8" w:rsidRPr="005F2D46" w:rsidRDefault="00966EB8" w:rsidP="00966EB8">
      <w:pPr>
        <w:widowControl/>
        <w:adjustRightInd w:val="0"/>
        <w:rPr>
          <w:rFonts w:eastAsiaTheme="minorHAnsi"/>
          <w:sz w:val="24"/>
          <w:szCs w:val="24"/>
        </w:rPr>
      </w:pPr>
    </w:p>
    <w:p w14:paraId="2EA5A8B3"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#define</w:t>
      </w:r>
      <w:r w:rsidRPr="005F2D46">
        <w:rPr>
          <w:rFonts w:eastAsiaTheme="minorHAnsi"/>
          <w:color w:val="000000"/>
          <w:sz w:val="24"/>
          <w:szCs w:val="24"/>
        </w:rPr>
        <w:t xml:space="preserve"> </w:t>
      </w:r>
      <w:proofErr w:type="spellStart"/>
      <w:r w:rsidRPr="005F2D46">
        <w:rPr>
          <w:rFonts w:eastAsiaTheme="minorHAnsi"/>
          <w:color w:val="000000"/>
          <w:sz w:val="24"/>
          <w:szCs w:val="24"/>
        </w:rPr>
        <w:t>global_timer_clk</w:t>
      </w:r>
      <w:proofErr w:type="spellEnd"/>
      <w:r w:rsidRPr="005F2D46">
        <w:rPr>
          <w:rFonts w:eastAsiaTheme="minorHAnsi"/>
          <w:color w:val="000000"/>
          <w:sz w:val="24"/>
          <w:szCs w:val="24"/>
        </w:rPr>
        <w:t xml:space="preserve"> 333000000 </w:t>
      </w:r>
      <w:r w:rsidRPr="005F2D46">
        <w:rPr>
          <w:rFonts w:eastAsiaTheme="minorHAnsi"/>
          <w:color w:val="3F7F5F"/>
          <w:sz w:val="24"/>
          <w:szCs w:val="24"/>
        </w:rPr>
        <w:t>//global timer clock frequency 333MHz</w:t>
      </w:r>
    </w:p>
    <w:p w14:paraId="24459ED7"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#define</w:t>
      </w:r>
      <w:r w:rsidRPr="005F2D46">
        <w:rPr>
          <w:rFonts w:eastAsiaTheme="minorHAnsi"/>
          <w:color w:val="000000"/>
          <w:sz w:val="24"/>
          <w:szCs w:val="24"/>
        </w:rPr>
        <w:t xml:space="preserve"> </w:t>
      </w:r>
      <w:proofErr w:type="spellStart"/>
      <w:r w:rsidRPr="005F2D46">
        <w:rPr>
          <w:rFonts w:eastAsiaTheme="minorHAnsi"/>
          <w:color w:val="000000"/>
          <w:sz w:val="24"/>
          <w:szCs w:val="24"/>
        </w:rPr>
        <w:t>global_time_base</w:t>
      </w:r>
      <w:proofErr w:type="spellEnd"/>
      <w:r w:rsidRPr="005F2D46">
        <w:rPr>
          <w:rFonts w:eastAsiaTheme="minorHAnsi"/>
          <w:color w:val="000000"/>
          <w:sz w:val="24"/>
          <w:szCs w:val="24"/>
        </w:rPr>
        <w:t xml:space="preserve"> 0xF8F00200</w:t>
      </w:r>
    </w:p>
    <w:p w14:paraId="1DEB6058"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#define</w:t>
      </w:r>
      <w:r w:rsidRPr="005F2D46">
        <w:rPr>
          <w:rFonts w:eastAsiaTheme="minorHAnsi"/>
          <w:color w:val="000000"/>
          <w:sz w:val="24"/>
          <w:szCs w:val="24"/>
        </w:rPr>
        <w:t xml:space="preserve"> size 10000000 </w:t>
      </w:r>
      <w:r w:rsidRPr="005F2D46">
        <w:rPr>
          <w:rFonts w:eastAsiaTheme="minorHAnsi"/>
          <w:color w:val="3F7F5F"/>
          <w:sz w:val="24"/>
          <w:szCs w:val="24"/>
        </w:rPr>
        <w:t xml:space="preserve">//increase size for </w:t>
      </w:r>
      <w:proofErr w:type="spellStart"/>
      <w:r w:rsidRPr="005F2D46">
        <w:rPr>
          <w:rFonts w:eastAsiaTheme="minorHAnsi"/>
          <w:color w:val="3F7F5F"/>
          <w:sz w:val="24"/>
          <w:szCs w:val="24"/>
          <w:u w:val="single"/>
        </w:rPr>
        <w:t>continous</w:t>
      </w:r>
      <w:proofErr w:type="spellEnd"/>
      <w:r w:rsidRPr="005F2D46">
        <w:rPr>
          <w:rFonts w:eastAsiaTheme="minorHAnsi"/>
          <w:color w:val="3F7F5F"/>
          <w:sz w:val="24"/>
          <w:szCs w:val="24"/>
        </w:rPr>
        <w:t xml:space="preserve"> data or </w:t>
      </w:r>
      <w:proofErr w:type="spellStart"/>
      <w:r w:rsidRPr="005F2D46">
        <w:rPr>
          <w:rFonts w:eastAsiaTheme="minorHAnsi"/>
          <w:color w:val="3F7F5F"/>
          <w:sz w:val="24"/>
          <w:szCs w:val="24"/>
          <w:u w:val="single"/>
        </w:rPr>
        <w:t>dont</w:t>
      </w:r>
      <w:proofErr w:type="spellEnd"/>
      <w:r w:rsidRPr="005F2D46">
        <w:rPr>
          <w:rFonts w:eastAsiaTheme="minorHAnsi"/>
          <w:color w:val="3F7F5F"/>
          <w:sz w:val="24"/>
          <w:szCs w:val="24"/>
        </w:rPr>
        <w:t xml:space="preserve"> use array</w:t>
      </w:r>
    </w:p>
    <w:p w14:paraId="69DBD952"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#define</w:t>
      </w:r>
      <w:r w:rsidRPr="005F2D46">
        <w:rPr>
          <w:rFonts w:eastAsiaTheme="minorHAnsi"/>
          <w:color w:val="000000"/>
          <w:sz w:val="24"/>
          <w:szCs w:val="24"/>
        </w:rPr>
        <w:t xml:space="preserve"> </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 xml:space="preserve"> 700 </w:t>
      </w:r>
      <w:r w:rsidRPr="005F2D46">
        <w:rPr>
          <w:rFonts w:eastAsiaTheme="minorHAnsi"/>
          <w:color w:val="3F7F5F"/>
          <w:sz w:val="24"/>
          <w:szCs w:val="24"/>
        </w:rPr>
        <w:t>//window size of 50 elements</w:t>
      </w:r>
    </w:p>
    <w:p w14:paraId="322D1853"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//SCL low and high registers for changing I2C speed</w:t>
      </w:r>
    </w:p>
    <w:p w14:paraId="070AF376"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#define</w:t>
      </w:r>
      <w:r w:rsidRPr="005F2D46">
        <w:rPr>
          <w:rFonts w:eastAsiaTheme="minorHAnsi"/>
          <w:color w:val="000000"/>
          <w:sz w:val="24"/>
          <w:szCs w:val="24"/>
        </w:rPr>
        <w:t xml:space="preserve"> XIIC_THIGH_REG_OFFSET</w:t>
      </w:r>
      <w:r w:rsidRPr="005F2D46">
        <w:rPr>
          <w:rFonts w:eastAsiaTheme="minorHAnsi"/>
          <w:color w:val="000000"/>
          <w:sz w:val="24"/>
          <w:szCs w:val="24"/>
        </w:rPr>
        <w:tab/>
        <w:t>0x13C</w:t>
      </w:r>
    </w:p>
    <w:p w14:paraId="4A2A9809"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#define</w:t>
      </w:r>
      <w:r w:rsidRPr="005F2D46">
        <w:rPr>
          <w:rFonts w:eastAsiaTheme="minorHAnsi"/>
          <w:color w:val="000000"/>
          <w:sz w:val="24"/>
          <w:szCs w:val="24"/>
        </w:rPr>
        <w:t xml:space="preserve"> XIIC_TLOW_REG_OFFSET</w:t>
      </w:r>
      <w:r w:rsidRPr="005F2D46">
        <w:rPr>
          <w:rFonts w:eastAsiaTheme="minorHAnsi"/>
          <w:color w:val="000000"/>
          <w:sz w:val="24"/>
          <w:szCs w:val="24"/>
        </w:rPr>
        <w:tab/>
        <w:t>0x140</w:t>
      </w:r>
    </w:p>
    <w:p w14:paraId="5F176483" w14:textId="77777777" w:rsidR="00966EB8" w:rsidRPr="005F2D46" w:rsidRDefault="00966EB8" w:rsidP="00966EB8">
      <w:pPr>
        <w:widowControl/>
        <w:adjustRightInd w:val="0"/>
        <w:rPr>
          <w:rFonts w:eastAsiaTheme="minorHAnsi"/>
          <w:sz w:val="24"/>
          <w:szCs w:val="24"/>
        </w:rPr>
      </w:pPr>
    </w:p>
    <w:p w14:paraId="1F77EE3A"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//Pulse Sensor</w:t>
      </w:r>
    </w:p>
    <w:p w14:paraId="56FAEB7B"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PmodAD2</w:t>
      </w:r>
      <w:r w:rsidRPr="005F2D46">
        <w:rPr>
          <w:rFonts w:eastAsiaTheme="minorHAnsi"/>
          <w:color w:val="000000"/>
          <w:sz w:val="24"/>
          <w:szCs w:val="24"/>
        </w:rPr>
        <w:t xml:space="preserve"> </w:t>
      </w:r>
      <w:proofErr w:type="spellStart"/>
      <w:r w:rsidRPr="005F2D46">
        <w:rPr>
          <w:rFonts w:eastAsiaTheme="minorHAnsi"/>
          <w:color w:val="000000"/>
          <w:sz w:val="24"/>
          <w:szCs w:val="24"/>
        </w:rPr>
        <w:t>myDevice</w:t>
      </w:r>
      <w:proofErr w:type="spellEnd"/>
      <w:r w:rsidRPr="005F2D46">
        <w:rPr>
          <w:rFonts w:eastAsiaTheme="minorHAnsi"/>
          <w:color w:val="000000"/>
          <w:sz w:val="24"/>
          <w:szCs w:val="24"/>
        </w:rPr>
        <w:t>;</w:t>
      </w:r>
    </w:p>
    <w:p w14:paraId="7328A14D"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u8</w:t>
      </w:r>
      <w:r w:rsidRPr="005F2D46">
        <w:rPr>
          <w:rFonts w:eastAsiaTheme="minorHAnsi"/>
          <w:color w:val="000000"/>
          <w:sz w:val="24"/>
          <w:szCs w:val="24"/>
        </w:rPr>
        <w:t xml:space="preserve"> channel;</w:t>
      </w:r>
    </w:p>
    <w:p w14:paraId="78C0FC15"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voltage;</w:t>
      </w:r>
    </w:p>
    <w:p w14:paraId="1E93AE3D"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u16</w:t>
      </w:r>
      <w:r w:rsidRPr="005F2D46">
        <w:rPr>
          <w:rFonts w:eastAsiaTheme="minorHAnsi"/>
          <w:color w:val="000000"/>
          <w:sz w:val="24"/>
          <w:szCs w:val="24"/>
        </w:rPr>
        <w:t xml:space="preserve"> volt;</w:t>
      </w:r>
    </w:p>
    <w:p w14:paraId="22901056"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static</w:t>
      </w:r>
      <w:r w:rsidRPr="005F2D46">
        <w:rPr>
          <w:rFonts w:eastAsiaTheme="minorHAnsi"/>
          <w:color w:val="000000"/>
          <w:sz w:val="24"/>
          <w:szCs w:val="24"/>
        </w:rPr>
        <w:t xml:space="preserve"> </w:t>
      </w:r>
      <w:r w:rsidRPr="005F2D46">
        <w:rPr>
          <w:rFonts w:eastAsiaTheme="minorHAnsi"/>
          <w:color w:val="005032"/>
          <w:sz w:val="24"/>
          <w:szCs w:val="24"/>
        </w:rPr>
        <w:t>u16</w:t>
      </w:r>
      <w:r w:rsidRPr="005F2D46">
        <w:rPr>
          <w:rFonts w:eastAsiaTheme="minorHAnsi"/>
          <w:color w:val="000000"/>
          <w:sz w:val="24"/>
          <w:szCs w:val="24"/>
        </w:rPr>
        <w:t xml:space="preserve"> conv[size] = {</w:t>
      </w:r>
      <w:r w:rsidRPr="005F2D46">
        <w:rPr>
          <w:rFonts w:eastAsiaTheme="minorHAnsi"/>
          <w:color w:val="2A00FF"/>
          <w:sz w:val="24"/>
          <w:szCs w:val="24"/>
        </w:rPr>
        <w:t>'\0'</w:t>
      </w:r>
      <w:r w:rsidRPr="005F2D46">
        <w:rPr>
          <w:rFonts w:eastAsiaTheme="minorHAnsi"/>
          <w:color w:val="000000"/>
          <w:sz w:val="24"/>
          <w:szCs w:val="24"/>
        </w:rPr>
        <w:t>};</w:t>
      </w:r>
    </w:p>
    <w:p w14:paraId="0BCF733C"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static</w:t>
      </w:r>
      <w:r w:rsidRPr="005F2D46">
        <w:rPr>
          <w:rFonts w:eastAsiaTheme="minorHAnsi"/>
          <w:color w:val="000000"/>
          <w:sz w:val="24"/>
          <w:szCs w:val="24"/>
        </w:rPr>
        <w:t xml:space="preserve"> </w:t>
      </w:r>
      <w:r w:rsidRPr="005F2D46">
        <w:rPr>
          <w:rFonts w:eastAsiaTheme="minorHAnsi"/>
          <w:color w:val="005032"/>
          <w:sz w:val="24"/>
          <w:szCs w:val="24"/>
        </w:rPr>
        <w:t>u16</w:t>
      </w:r>
      <w:r w:rsidRPr="005F2D46">
        <w:rPr>
          <w:rFonts w:eastAsiaTheme="minorHAnsi"/>
          <w:color w:val="000000"/>
          <w:sz w:val="24"/>
          <w:szCs w:val="24"/>
        </w:rPr>
        <w:t xml:space="preserve"> ADC = 0;</w:t>
      </w:r>
    </w:p>
    <w:p w14:paraId="30847CEB" w14:textId="77777777" w:rsidR="00966EB8" w:rsidRPr="005F2D46" w:rsidRDefault="00966EB8" w:rsidP="00966EB8">
      <w:pPr>
        <w:widowControl/>
        <w:adjustRightInd w:val="0"/>
        <w:rPr>
          <w:rFonts w:eastAsiaTheme="minorHAnsi"/>
          <w:sz w:val="24"/>
          <w:szCs w:val="24"/>
        </w:rPr>
      </w:pPr>
    </w:p>
    <w:p w14:paraId="65B91F15"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//Temperature Sensor</w:t>
      </w:r>
    </w:p>
    <w:p w14:paraId="09EA4F0F"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PmodTC1</w:t>
      </w:r>
      <w:r w:rsidRPr="005F2D46">
        <w:rPr>
          <w:rFonts w:eastAsiaTheme="minorHAnsi"/>
          <w:color w:val="000000"/>
          <w:sz w:val="24"/>
          <w:szCs w:val="24"/>
        </w:rPr>
        <w:t xml:space="preserve"> myDevice2;</w:t>
      </w:r>
    </w:p>
    <w:p w14:paraId="7CE7B189" w14:textId="77777777" w:rsidR="00966EB8" w:rsidRPr="005F2D46" w:rsidRDefault="00966EB8" w:rsidP="00966EB8">
      <w:pPr>
        <w:widowControl/>
        <w:adjustRightInd w:val="0"/>
        <w:rPr>
          <w:rFonts w:eastAsiaTheme="minorHAnsi"/>
          <w:sz w:val="24"/>
          <w:szCs w:val="24"/>
        </w:rPr>
      </w:pPr>
    </w:p>
    <w:p w14:paraId="5F92D2B9"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t>
      </w:r>
      <w:r w:rsidRPr="005F2D46">
        <w:rPr>
          <w:rFonts w:eastAsiaTheme="minorHAnsi"/>
          <w:color w:val="3F7F5F"/>
          <w:sz w:val="24"/>
          <w:szCs w:val="24"/>
          <w:u w:val="single"/>
        </w:rPr>
        <w:t>Pmod</w:t>
      </w:r>
      <w:r w:rsidRPr="005F2D46">
        <w:rPr>
          <w:rFonts w:eastAsiaTheme="minorHAnsi"/>
          <w:color w:val="3F7F5F"/>
          <w:sz w:val="24"/>
          <w:szCs w:val="24"/>
        </w:rPr>
        <w:t xml:space="preserve"> OLED Display</w:t>
      </w:r>
    </w:p>
    <w:p w14:paraId="1EAAEA16" w14:textId="77777777"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5032"/>
          <w:sz w:val="24"/>
          <w:szCs w:val="24"/>
        </w:rPr>
        <w:t>PmodOLED</w:t>
      </w:r>
      <w:proofErr w:type="spellEnd"/>
      <w:r w:rsidRPr="005F2D46">
        <w:rPr>
          <w:rFonts w:eastAsiaTheme="minorHAnsi"/>
          <w:color w:val="000000"/>
          <w:sz w:val="24"/>
          <w:szCs w:val="24"/>
        </w:rPr>
        <w:t xml:space="preserve"> myDevice3;</w:t>
      </w:r>
    </w:p>
    <w:p w14:paraId="1DE31088" w14:textId="77777777" w:rsidR="00966EB8" w:rsidRPr="005F2D46" w:rsidRDefault="00966EB8" w:rsidP="00966EB8">
      <w:pPr>
        <w:widowControl/>
        <w:adjustRightInd w:val="0"/>
        <w:rPr>
          <w:rFonts w:eastAsiaTheme="minorHAnsi"/>
          <w:sz w:val="24"/>
          <w:szCs w:val="24"/>
        </w:rPr>
      </w:pPr>
    </w:p>
    <w:p w14:paraId="2AFDF046"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 To change between </w:t>
      </w:r>
      <w:proofErr w:type="spellStart"/>
      <w:r w:rsidRPr="005F2D46">
        <w:rPr>
          <w:rFonts w:eastAsiaTheme="minorHAnsi"/>
          <w:color w:val="3F7F5F"/>
          <w:sz w:val="24"/>
          <w:szCs w:val="24"/>
        </w:rPr>
        <w:t>PmodOLED</w:t>
      </w:r>
      <w:proofErr w:type="spellEnd"/>
      <w:r w:rsidRPr="005F2D46">
        <w:rPr>
          <w:rFonts w:eastAsiaTheme="minorHAnsi"/>
          <w:color w:val="3F7F5F"/>
          <w:sz w:val="24"/>
          <w:szCs w:val="24"/>
        </w:rPr>
        <w:t xml:space="preserve"> and </w:t>
      </w:r>
      <w:proofErr w:type="spellStart"/>
      <w:r w:rsidRPr="005F2D46">
        <w:rPr>
          <w:rFonts w:eastAsiaTheme="minorHAnsi"/>
          <w:color w:val="3F7F5F"/>
          <w:sz w:val="24"/>
          <w:szCs w:val="24"/>
        </w:rPr>
        <w:t>OnBoardOLED</w:t>
      </w:r>
      <w:proofErr w:type="spellEnd"/>
      <w:r w:rsidRPr="005F2D46">
        <w:rPr>
          <w:rFonts w:eastAsiaTheme="minorHAnsi"/>
          <w:color w:val="3F7F5F"/>
          <w:sz w:val="24"/>
          <w:szCs w:val="24"/>
        </w:rPr>
        <w:t xml:space="preserve"> is to change Orientation</w:t>
      </w:r>
    </w:p>
    <w:p w14:paraId="6AF7701D"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const</w:t>
      </w:r>
      <w:r w:rsidRPr="005F2D46">
        <w:rPr>
          <w:rFonts w:eastAsiaTheme="minorHAnsi"/>
          <w:color w:val="000000"/>
          <w:sz w:val="24"/>
          <w:szCs w:val="24"/>
        </w:rPr>
        <w:t xml:space="preserve"> </w:t>
      </w:r>
      <w:r w:rsidRPr="005F2D46">
        <w:rPr>
          <w:rFonts w:eastAsiaTheme="minorHAnsi"/>
          <w:color w:val="005032"/>
          <w:sz w:val="24"/>
          <w:szCs w:val="24"/>
        </w:rPr>
        <w:t>u8</w:t>
      </w:r>
      <w:r w:rsidRPr="005F2D46">
        <w:rPr>
          <w:rFonts w:eastAsiaTheme="minorHAnsi"/>
          <w:color w:val="000000"/>
          <w:sz w:val="24"/>
          <w:szCs w:val="24"/>
        </w:rPr>
        <w:t xml:space="preserve"> orientation = 0x0; </w:t>
      </w:r>
      <w:r w:rsidRPr="005F2D46">
        <w:rPr>
          <w:rFonts w:eastAsiaTheme="minorHAnsi"/>
          <w:color w:val="3F7F5F"/>
          <w:sz w:val="24"/>
          <w:szCs w:val="24"/>
        </w:rPr>
        <w:t xml:space="preserve">// Set up for Normal </w:t>
      </w:r>
      <w:proofErr w:type="spellStart"/>
      <w:r w:rsidRPr="005F2D46">
        <w:rPr>
          <w:rFonts w:eastAsiaTheme="minorHAnsi"/>
          <w:color w:val="3F7F5F"/>
          <w:sz w:val="24"/>
          <w:szCs w:val="24"/>
        </w:rPr>
        <w:t>PmodOLED</w:t>
      </w:r>
      <w:proofErr w:type="spellEnd"/>
      <w:r w:rsidRPr="005F2D46">
        <w:rPr>
          <w:rFonts w:eastAsiaTheme="minorHAnsi"/>
          <w:color w:val="3F7F5F"/>
          <w:sz w:val="24"/>
          <w:szCs w:val="24"/>
        </w:rPr>
        <w:t xml:space="preserve">(false) </w:t>
      </w:r>
      <w:r w:rsidRPr="005F2D46">
        <w:rPr>
          <w:rFonts w:eastAsiaTheme="minorHAnsi"/>
          <w:color w:val="3F7F5F"/>
          <w:sz w:val="24"/>
          <w:szCs w:val="24"/>
          <w:u w:val="single"/>
        </w:rPr>
        <w:t>vs</w:t>
      </w:r>
      <w:r w:rsidRPr="005F2D46">
        <w:rPr>
          <w:rFonts w:eastAsiaTheme="minorHAnsi"/>
          <w:color w:val="3F7F5F"/>
          <w:sz w:val="24"/>
          <w:szCs w:val="24"/>
        </w:rPr>
        <w:t xml:space="preserve"> normal</w:t>
      </w:r>
    </w:p>
    <w:p w14:paraId="3194FBB3" w14:textId="34C848FC"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t>
      </w:r>
      <w:r w:rsidRPr="005F2D46">
        <w:rPr>
          <w:rFonts w:eastAsiaTheme="minorHAnsi"/>
          <w:color w:val="3F7F5F"/>
          <w:sz w:val="24"/>
          <w:szCs w:val="24"/>
          <w:u w:val="single"/>
        </w:rPr>
        <w:t>Onboard</w:t>
      </w:r>
      <w:r w:rsidRPr="005F2D46">
        <w:rPr>
          <w:rFonts w:eastAsiaTheme="minorHAnsi"/>
          <w:color w:val="3F7F5F"/>
          <w:sz w:val="24"/>
          <w:szCs w:val="24"/>
        </w:rPr>
        <w:t xml:space="preserve"> OLED(true)</w:t>
      </w:r>
    </w:p>
    <w:p w14:paraId="3B88E2E9" w14:textId="77777777" w:rsidR="00966EB8" w:rsidRPr="005F2D46" w:rsidRDefault="00966EB8" w:rsidP="00966EB8">
      <w:pPr>
        <w:widowControl/>
        <w:adjustRightInd w:val="0"/>
        <w:rPr>
          <w:rFonts w:eastAsiaTheme="minorHAnsi"/>
          <w:sz w:val="24"/>
          <w:szCs w:val="24"/>
        </w:rPr>
      </w:pPr>
    </w:p>
    <w:p w14:paraId="0D75D92B"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const</w:t>
      </w:r>
      <w:r w:rsidRPr="005F2D46">
        <w:rPr>
          <w:rFonts w:eastAsiaTheme="minorHAnsi"/>
          <w:color w:val="000000"/>
          <w:sz w:val="24"/>
          <w:szCs w:val="24"/>
        </w:rPr>
        <w:t xml:space="preserve"> </w:t>
      </w:r>
      <w:r w:rsidRPr="005F2D46">
        <w:rPr>
          <w:rFonts w:eastAsiaTheme="minorHAnsi"/>
          <w:color w:val="005032"/>
          <w:sz w:val="24"/>
          <w:szCs w:val="24"/>
        </w:rPr>
        <w:t>u8</w:t>
      </w:r>
      <w:r w:rsidRPr="005F2D46">
        <w:rPr>
          <w:rFonts w:eastAsiaTheme="minorHAnsi"/>
          <w:color w:val="000000"/>
          <w:sz w:val="24"/>
          <w:szCs w:val="24"/>
        </w:rPr>
        <w:t xml:space="preserve"> invert = 0x0; </w:t>
      </w:r>
      <w:r w:rsidRPr="005F2D46">
        <w:rPr>
          <w:rFonts w:eastAsiaTheme="minorHAnsi"/>
          <w:color w:val="3F7F5F"/>
          <w:sz w:val="24"/>
          <w:szCs w:val="24"/>
        </w:rPr>
        <w:t xml:space="preserve">// true = </w:t>
      </w:r>
      <w:proofErr w:type="spellStart"/>
      <w:r w:rsidRPr="005F2D46">
        <w:rPr>
          <w:rFonts w:eastAsiaTheme="minorHAnsi"/>
          <w:color w:val="3F7F5F"/>
          <w:sz w:val="24"/>
          <w:szCs w:val="24"/>
          <w:u w:val="single"/>
        </w:rPr>
        <w:t>whitebackground</w:t>
      </w:r>
      <w:proofErr w:type="spellEnd"/>
      <w:r w:rsidRPr="005F2D46">
        <w:rPr>
          <w:rFonts w:eastAsiaTheme="minorHAnsi"/>
          <w:color w:val="3F7F5F"/>
          <w:sz w:val="24"/>
          <w:szCs w:val="24"/>
        </w:rPr>
        <w:t>/black letters</w:t>
      </w:r>
    </w:p>
    <w:p w14:paraId="7D18F5E6" w14:textId="034F4845"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false = black background /white letters</w:t>
      </w:r>
    </w:p>
    <w:p w14:paraId="419E69FF" w14:textId="77777777" w:rsidR="00966EB8" w:rsidRPr="005F2D46" w:rsidRDefault="00966EB8" w:rsidP="00966EB8">
      <w:pPr>
        <w:widowControl/>
        <w:adjustRightInd w:val="0"/>
        <w:rPr>
          <w:rFonts w:eastAsiaTheme="minorHAnsi"/>
          <w:sz w:val="24"/>
          <w:szCs w:val="24"/>
        </w:rPr>
      </w:pPr>
    </w:p>
    <w:p w14:paraId="755535C6"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//Timer function</w:t>
      </w:r>
    </w:p>
    <w:p w14:paraId="60FCDA79"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static</w:t>
      </w:r>
      <w:r w:rsidRPr="005F2D46">
        <w:rPr>
          <w:rFonts w:eastAsiaTheme="minorHAnsi"/>
          <w:color w:val="000000"/>
          <w:sz w:val="24"/>
          <w:szCs w:val="24"/>
        </w:rPr>
        <w:t xml:space="preserve"> </w:t>
      </w:r>
      <w:r w:rsidRPr="005F2D46">
        <w:rPr>
          <w:rFonts w:eastAsiaTheme="minorHAnsi"/>
          <w:color w:val="005032"/>
          <w:sz w:val="24"/>
          <w:szCs w:val="24"/>
        </w:rPr>
        <w:t>uint64_t</w:t>
      </w:r>
      <w:r w:rsidRPr="005F2D46">
        <w:rPr>
          <w:rFonts w:eastAsiaTheme="minorHAnsi"/>
          <w:color w:val="000000"/>
          <w:sz w:val="24"/>
          <w:szCs w:val="24"/>
        </w:rPr>
        <w:t xml:space="preserve"> timestamp[size] = {</w:t>
      </w:r>
      <w:r w:rsidRPr="005F2D46">
        <w:rPr>
          <w:rFonts w:eastAsiaTheme="minorHAnsi"/>
          <w:color w:val="2A00FF"/>
          <w:sz w:val="24"/>
          <w:szCs w:val="24"/>
        </w:rPr>
        <w:t>'\0'</w:t>
      </w:r>
      <w:r w:rsidRPr="005F2D46">
        <w:rPr>
          <w:rFonts w:eastAsiaTheme="minorHAnsi"/>
          <w:color w:val="000000"/>
          <w:sz w:val="24"/>
          <w:szCs w:val="24"/>
        </w:rPr>
        <w:t>};</w:t>
      </w:r>
    </w:p>
    <w:p w14:paraId="5F564360"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static</w:t>
      </w:r>
      <w:r w:rsidRPr="005F2D46">
        <w:rPr>
          <w:rFonts w:eastAsiaTheme="minorHAnsi"/>
          <w:color w:val="000000"/>
          <w:sz w:val="24"/>
          <w:szCs w:val="24"/>
        </w:rPr>
        <w:t xml:space="preserve"> </w:t>
      </w: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tmp</w:t>
      </w:r>
      <w:proofErr w:type="spellEnd"/>
      <w:r w:rsidRPr="005F2D46">
        <w:rPr>
          <w:rFonts w:eastAsiaTheme="minorHAnsi"/>
          <w:color w:val="000000"/>
          <w:sz w:val="24"/>
          <w:szCs w:val="24"/>
        </w:rPr>
        <w:t>[size] = {</w:t>
      </w:r>
      <w:r w:rsidRPr="005F2D46">
        <w:rPr>
          <w:rFonts w:eastAsiaTheme="minorHAnsi"/>
          <w:color w:val="2A00FF"/>
          <w:sz w:val="24"/>
          <w:szCs w:val="24"/>
        </w:rPr>
        <w:t>'\0'</w:t>
      </w:r>
      <w:r w:rsidRPr="005F2D46">
        <w:rPr>
          <w:rFonts w:eastAsiaTheme="minorHAnsi"/>
          <w:color w:val="000000"/>
          <w:sz w:val="24"/>
          <w:szCs w:val="24"/>
        </w:rPr>
        <w:t>};</w:t>
      </w:r>
    </w:p>
    <w:p w14:paraId="0B63978A"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static</w:t>
      </w:r>
      <w:r w:rsidRPr="005F2D46">
        <w:rPr>
          <w:rFonts w:eastAsiaTheme="minorHAnsi"/>
          <w:color w:val="000000"/>
          <w:sz w:val="24"/>
          <w:szCs w:val="24"/>
        </w:rPr>
        <w:t xml:space="preserve"> </w:t>
      </w:r>
      <w:r w:rsidRPr="005F2D46">
        <w:rPr>
          <w:rFonts w:eastAsiaTheme="minorHAnsi"/>
          <w:b/>
          <w:bCs/>
          <w:color w:val="7F0055"/>
          <w:sz w:val="24"/>
          <w:szCs w:val="24"/>
        </w:rPr>
        <w:t>double</w:t>
      </w:r>
      <w:r w:rsidRPr="005F2D46">
        <w:rPr>
          <w:rFonts w:eastAsiaTheme="minorHAnsi"/>
          <w:color w:val="000000"/>
          <w:sz w:val="24"/>
          <w:szCs w:val="24"/>
        </w:rPr>
        <w:t xml:space="preserve"> dummy[size] = {</w:t>
      </w:r>
      <w:r w:rsidRPr="005F2D46">
        <w:rPr>
          <w:rFonts w:eastAsiaTheme="minorHAnsi"/>
          <w:color w:val="2A00FF"/>
          <w:sz w:val="24"/>
          <w:szCs w:val="24"/>
        </w:rPr>
        <w:t>'\0'</w:t>
      </w:r>
      <w:r w:rsidRPr="005F2D46">
        <w:rPr>
          <w:rFonts w:eastAsiaTheme="minorHAnsi"/>
          <w:color w:val="000000"/>
          <w:sz w:val="24"/>
          <w:szCs w:val="24"/>
        </w:rPr>
        <w:t>};</w:t>
      </w:r>
    </w:p>
    <w:p w14:paraId="06B93E8F"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lastRenderedPageBreak/>
        <w:t>static</w:t>
      </w:r>
      <w:r w:rsidRPr="005F2D46">
        <w:rPr>
          <w:rFonts w:eastAsiaTheme="minorHAnsi"/>
          <w:color w:val="000000"/>
          <w:sz w:val="24"/>
          <w:szCs w:val="24"/>
        </w:rPr>
        <w:t xml:space="preserve"> </w:t>
      </w:r>
      <w:r w:rsidRPr="005F2D46">
        <w:rPr>
          <w:rFonts w:eastAsiaTheme="minorHAnsi"/>
          <w:b/>
          <w:bCs/>
          <w:color w:val="7F0055"/>
          <w:sz w:val="24"/>
          <w:szCs w:val="24"/>
        </w:rPr>
        <w:t>double</w:t>
      </w:r>
      <w:r w:rsidRPr="005F2D46">
        <w:rPr>
          <w:rFonts w:eastAsiaTheme="minorHAnsi"/>
          <w:color w:val="000000"/>
          <w:sz w:val="24"/>
          <w:szCs w:val="24"/>
        </w:rPr>
        <w:t xml:space="preserve"> dummy2[size] = {</w:t>
      </w:r>
      <w:r w:rsidRPr="005F2D46">
        <w:rPr>
          <w:rFonts w:eastAsiaTheme="minorHAnsi"/>
          <w:color w:val="2A00FF"/>
          <w:sz w:val="24"/>
          <w:szCs w:val="24"/>
        </w:rPr>
        <w:t>'\0'</w:t>
      </w:r>
      <w:r w:rsidRPr="005F2D46">
        <w:rPr>
          <w:rFonts w:eastAsiaTheme="minorHAnsi"/>
          <w:color w:val="000000"/>
          <w:sz w:val="24"/>
          <w:szCs w:val="24"/>
        </w:rPr>
        <w:t>};</w:t>
      </w:r>
    </w:p>
    <w:p w14:paraId="0BA1BAFC"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static</w:t>
      </w:r>
      <w:r w:rsidRPr="005F2D46">
        <w:rPr>
          <w:rFonts w:eastAsiaTheme="minorHAnsi"/>
          <w:color w:val="000000"/>
          <w:sz w:val="24"/>
          <w:szCs w:val="24"/>
        </w:rPr>
        <w:t xml:space="preserve"> </w:t>
      </w: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t_diff</w:t>
      </w:r>
      <w:proofErr w:type="spellEnd"/>
      <w:r w:rsidRPr="005F2D46">
        <w:rPr>
          <w:rFonts w:eastAsiaTheme="minorHAnsi"/>
          <w:color w:val="000000"/>
          <w:sz w:val="24"/>
          <w:szCs w:val="24"/>
        </w:rPr>
        <w:t>[size] = {</w:t>
      </w:r>
      <w:r w:rsidRPr="005F2D46">
        <w:rPr>
          <w:rFonts w:eastAsiaTheme="minorHAnsi"/>
          <w:color w:val="2A00FF"/>
          <w:sz w:val="24"/>
          <w:szCs w:val="24"/>
        </w:rPr>
        <w:t>'\0'</w:t>
      </w:r>
      <w:r w:rsidRPr="005F2D46">
        <w:rPr>
          <w:rFonts w:eastAsiaTheme="minorHAnsi"/>
          <w:color w:val="000000"/>
          <w:sz w:val="24"/>
          <w:szCs w:val="24"/>
        </w:rPr>
        <w:t>};</w:t>
      </w:r>
    </w:p>
    <w:p w14:paraId="568F1084" w14:textId="77777777" w:rsidR="00966EB8" w:rsidRPr="005F2D46" w:rsidRDefault="00966EB8" w:rsidP="00966EB8">
      <w:pPr>
        <w:widowControl/>
        <w:adjustRightInd w:val="0"/>
        <w:rPr>
          <w:rFonts w:eastAsiaTheme="minorHAnsi"/>
          <w:sz w:val="24"/>
          <w:szCs w:val="24"/>
        </w:rPr>
      </w:pPr>
    </w:p>
    <w:p w14:paraId="49796FEB"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//Moving Average</w:t>
      </w:r>
    </w:p>
    <w:p w14:paraId="52C76DA6"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valid_index</w:t>
      </w:r>
      <w:proofErr w:type="spellEnd"/>
      <w:r w:rsidRPr="005F2D46">
        <w:rPr>
          <w:rFonts w:eastAsiaTheme="minorHAnsi"/>
          <w:color w:val="000000"/>
          <w:sz w:val="24"/>
          <w:szCs w:val="24"/>
        </w:rPr>
        <w:t>[size] = {</w:t>
      </w:r>
      <w:r w:rsidRPr="005F2D46">
        <w:rPr>
          <w:rFonts w:eastAsiaTheme="minorHAnsi"/>
          <w:color w:val="2A00FF"/>
          <w:sz w:val="24"/>
          <w:szCs w:val="24"/>
        </w:rPr>
        <w:t>'\0'</w:t>
      </w:r>
      <w:r w:rsidRPr="005F2D46">
        <w:rPr>
          <w:rFonts w:eastAsiaTheme="minorHAnsi"/>
          <w:color w:val="000000"/>
          <w:sz w:val="24"/>
          <w:szCs w:val="24"/>
        </w:rPr>
        <w:t xml:space="preserve">}; </w:t>
      </w:r>
      <w:r w:rsidRPr="005F2D46">
        <w:rPr>
          <w:rFonts w:eastAsiaTheme="minorHAnsi"/>
          <w:color w:val="3F7F5F"/>
          <w:sz w:val="24"/>
          <w:szCs w:val="24"/>
        </w:rPr>
        <w:t>//window size</w:t>
      </w:r>
    </w:p>
    <w:p w14:paraId="47C66CFE"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array[</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 = {</w:t>
      </w:r>
      <w:r w:rsidRPr="005F2D46">
        <w:rPr>
          <w:rFonts w:eastAsiaTheme="minorHAnsi"/>
          <w:color w:val="2A00FF"/>
          <w:sz w:val="24"/>
          <w:szCs w:val="24"/>
        </w:rPr>
        <w:t>'\0'</w:t>
      </w:r>
      <w:r w:rsidRPr="005F2D46">
        <w:rPr>
          <w:rFonts w:eastAsiaTheme="minorHAnsi"/>
          <w:color w:val="000000"/>
          <w:sz w:val="24"/>
          <w:szCs w:val="24"/>
        </w:rPr>
        <w:t xml:space="preserve">}; </w:t>
      </w:r>
      <w:r w:rsidRPr="005F2D46">
        <w:rPr>
          <w:rFonts w:eastAsiaTheme="minorHAnsi"/>
          <w:color w:val="3F7F5F"/>
          <w:sz w:val="24"/>
          <w:szCs w:val="24"/>
        </w:rPr>
        <w:t>//window size</w:t>
      </w:r>
    </w:p>
    <w:p w14:paraId="2250377F"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mov_avg_array</w:t>
      </w:r>
      <w:proofErr w:type="spellEnd"/>
      <w:r w:rsidRPr="005F2D46">
        <w:rPr>
          <w:rFonts w:eastAsiaTheme="minorHAnsi"/>
          <w:color w:val="000000"/>
          <w:sz w:val="24"/>
          <w:szCs w:val="24"/>
        </w:rPr>
        <w:t>[size] = {</w:t>
      </w:r>
      <w:r w:rsidRPr="005F2D46">
        <w:rPr>
          <w:rFonts w:eastAsiaTheme="minorHAnsi"/>
          <w:color w:val="2A00FF"/>
          <w:sz w:val="24"/>
          <w:szCs w:val="24"/>
        </w:rPr>
        <w:t>'\0'</w:t>
      </w:r>
      <w:r w:rsidRPr="005F2D46">
        <w:rPr>
          <w:rFonts w:eastAsiaTheme="minorHAnsi"/>
          <w:color w:val="000000"/>
          <w:sz w:val="24"/>
          <w:szCs w:val="24"/>
        </w:rPr>
        <w:t xml:space="preserve">}; </w:t>
      </w:r>
      <w:r w:rsidRPr="005F2D46">
        <w:rPr>
          <w:rFonts w:eastAsiaTheme="minorHAnsi"/>
          <w:color w:val="3F7F5F"/>
          <w:sz w:val="24"/>
          <w:szCs w:val="24"/>
        </w:rPr>
        <w:t xml:space="preserve">//array for storing moving </w:t>
      </w:r>
      <w:r w:rsidRPr="005F2D46">
        <w:rPr>
          <w:rFonts w:eastAsiaTheme="minorHAnsi"/>
          <w:color w:val="3F7F5F"/>
          <w:sz w:val="24"/>
          <w:szCs w:val="24"/>
          <w:u w:val="single"/>
        </w:rPr>
        <w:t>avg</w:t>
      </w:r>
    </w:p>
    <w:p w14:paraId="7A6DDA33"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sum = 0;</w:t>
      </w:r>
    </w:p>
    <w:p w14:paraId="6358D946"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mov_avg</w:t>
      </w:r>
      <w:proofErr w:type="spellEnd"/>
      <w:r w:rsidRPr="005F2D46">
        <w:rPr>
          <w:rFonts w:eastAsiaTheme="minorHAnsi"/>
          <w:color w:val="000000"/>
          <w:sz w:val="24"/>
          <w:szCs w:val="24"/>
        </w:rPr>
        <w:t xml:space="preserve"> = 0;</w:t>
      </w:r>
    </w:p>
    <w:p w14:paraId="62945148"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cnt</w:t>
      </w:r>
      <w:proofErr w:type="spellEnd"/>
      <w:r w:rsidRPr="005F2D46">
        <w:rPr>
          <w:rFonts w:eastAsiaTheme="minorHAnsi"/>
          <w:color w:val="000000"/>
          <w:sz w:val="24"/>
          <w:szCs w:val="24"/>
        </w:rPr>
        <w:t xml:space="preserve"> = 0;</w:t>
      </w:r>
    </w:p>
    <w:p w14:paraId="6EFF24D9"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x = 0;</w:t>
      </w:r>
    </w:p>
    <w:p w14:paraId="4D359609"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=0;</w:t>
      </w:r>
    </w:p>
    <w:p w14:paraId="1BC9C531" w14:textId="77777777" w:rsidR="00966EB8" w:rsidRPr="005F2D46" w:rsidRDefault="00966EB8" w:rsidP="00966EB8">
      <w:pPr>
        <w:widowControl/>
        <w:adjustRightInd w:val="0"/>
        <w:rPr>
          <w:rFonts w:eastAsiaTheme="minorHAnsi"/>
          <w:sz w:val="24"/>
          <w:szCs w:val="24"/>
        </w:rPr>
      </w:pPr>
    </w:p>
    <w:p w14:paraId="269EAE30"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sum_time</w:t>
      </w:r>
      <w:proofErr w:type="spellEnd"/>
      <w:r w:rsidRPr="005F2D46">
        <w:rPr>
          <w:rFonts w:eastAsiaTheme="minorHAnsi"/>
          <w:color w:val="000000"/>
          <w:sz w:val="24"/>
          <w:szCs w:val="24"/>
        </w:rPr>
        <w:t xml:space="preserve"> = 0;</w:t>
      </w:r>
    </w:p>
    <w:p w14:paraId="308D228F"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avg_BPM</w:t>
      </w:r>
      <w:proofErr w:type="spellEnd"/>
      <w:r w:rsidRPr="005F2D46">
        <w:rPr>
          <w:rFonts w:eastAsiaTheme="minorHAnsi"/>
          <w:color w:val="000000"/>
          <w:sz w:val="24"/>
          <w:szCs w:val="24"/>
        </w:rPr>
        <w:t xml:space="preserve"> = 0;</w:t>
      </w:r>
    </w:p>
    <w:p w14:paraId="3173877D"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avg_BPM2 = 0;</w:t>
      </w:r>
    </w:p>
    <w:p w14:paraId="3821A173"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BPM = 0;</w:t>
      </w:r>
    </w:p>
    <w:p w14:paraId="7D3B86D9"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y = 0;</w:t>
      </w:r>
    </w:p>
    <w:p w14:paraId="6FB13D5F"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j = 0;</w:t>
      </w:r>
    </w:p>
    <w:p w14:paraId="7D8C602A"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range = 0;</w:t>
      </w:r>
    </w:p>
    <w:p w14:paraId="0D5238CD" w14:textId="77777777" w:rsidR="00966EB8" w:rsidRPr="005F2D46" w:rsidRDefault="00966EB8" w:rsidP="00966EB8">
      <w:pPr>
        <w:widowControl/>
        <w:adjustRightInd w:val="0"/>
        <w:rPr>
          <w:rFonts w:eastAsiaTheme="minorHAnsi"/>
          <w:sz w:val="24"/>
          <w:szCs w:val="24"/>
        </w:rPr>
      </w:pPr>
    </w:p>
    <w:p w14:paraId="2659C899"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//change some variables to local</w:t>
      </w:r>
    </w:p>
    <w:p w14:paraId="5D714AEE" w14:textId="77777777" w:rsidR="00966EB8" w:rsidRPr="005F2D46" w:rsidRDefault="00966EB8" w:rsidP="00966EB8">
      <w:pPr>
        <w:widowControl/>
        <w:adjustRightInd w:val="0"/>
        <w:rPr>
          <w:rFonts w:eastAsiaTheme="minorHAnsi"/>
          <w:sz w:val="24"/>
          <w:szCs w:val="24"/>
        </w:rPr>
      </w:pPr>
    </w:p>
    <w:p w14:paraId="5E5472E3"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//DDR memory base address 0x200</w:t>
      </w:r>
    </w:p>
    <w:p w14:paraId="68C853EA" w14:textId="777777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//#define </w:t>
      </w:r>
      <w:proofErr w:type="spellStart"/>
      <w:r w:rsidRPr="005F2D46">
        <w:rPr>
          <w:rFonts w:eastAsiaTheme="minorHAnsi"/>
          <w:color w:val="3F7F5F"/>
          <w:sz w:val="24"/>
          <w:szCs w:val="24"/>
        </w:rPr>
        <w:t>ddr_base</w:t>
      </w:r>
      <w:proofErr w:type="spellEnd"/>
      <w:r w:rsidRPr="005F2D46">
        <w:rPr>
          <w:rFonts w:eastAsiaTheme="minorHAnsi"/>
          <w:color w:val="3F7F5F"/>
          <w:sz w:val="24"/>
          <w:szCs w:val="24"/>
        </w:rPr>
        <w:t xml:space="preserve"> 0x00000200</w:t>
      </w:r>
    </w:p>
    <w:p w14:paraId="684835F6" w14:textId="77777777" w:rsidR="00966EB8" w:rsidRPr="005F2D46" w:rsidRDefault="00966EB8" w:rsidP="00966EB8">
      <w:pPr>
        <w:widowControl/>
        <w:adjustRightInd w:val="0"/>
        <w:rPr>
          <w:rFonts w:eastAsiaTheme="minorHAnsi"/>
          <w:sz w:val="24"/>
          <w:szCs w:val="24"/>
        </w:rPr>
      </w:pPr>
    </w:p>
    <w:p w14:paraId="354B052B"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uint64_t</w:t>
      </w:r>
      <w:r w:rsidRPr="005F2D46">
        <w:rPr>
          <w:rFonts w:eastAsiaTheme="minorHAnsi"/>
          <w:color w:val="000000"/>
          <w:sz w:val="24"/>
          <w:szCs w:val="24"/>
        </w:rPr>
        <w:t xml:space="preserve"> </w:t>
      </w:r>
      <w:proofErr w:type="spellStart"/>
      <w:r w:rsidRPr="005F2D46">
        <w:rPr>
          <w:rFonts w:eastAsiaTheme="minorHAnsi"/>
          <w:b/>
          <w:bCs/>
          <w:color w:val="000000"/>
          <w:sz w:val="24"/>
          <w:szCs w:val="24"/>
        </w:rPr>
        <w:t>time_elapsed</w:t>
      </w:r>
      <w:proofErr w:type="spellEnd"/>
      <w:r w:rsidRPr="005F2D46">
        <w:rPr>
          <w:rFonts w:eastAsiaTheme="minorHAnsi"/>
          <w:color w:val="000000"/>
          <w:sz w:val="24"/>
          <w:szCs w:val="24"/>
        </w:rPr>
        <w:t xml:space="preserve">(); </w:t>
      </w:r>
      <w:r w:rsidRPr="005F2D46">
        <w:rPr>
          <w:rFonts w:eastAsiaTheme="minorHAnsi"/>
          <w:color w:val="3F7F5F"/>
          <w:sz w:val="24"/>
          <w:szCs w:val="24"/>
        </w:rPr>
        <w:t>//allows function to be used globally</w:t>
      </w:r>
    </w:p>
    <w:p w14:paraId="1A12248E" w14:textId="77777777" w:rsidR="00966EB8" w:rsidRPr="005F2D46" w:rsidRDefault="00966EB8" w:rsidP="00966EB8">
      <w:pPr>
        <w:widowControl/>
        <w:adjustRightInd w:val="0"/>
        <w:rPr>
          <w:rFonts w:eastAsiaTheme="minorHAnsi"/>
          <w:sz w:val="24"/>
          <w:szCs w:val="24"/>
        </w:rPr>
      </w:pPr>
    </w:p>
    <w:p w14:paraId="45111E92"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w:t>
      </w:r>
      <w:r w:rsidRPr="005F2D46">
        <w:rPr>
          <w:rFonts w:eastAsiaTheme="minorHAnsi"/>
          <w:b/>
          <w:bCs/>
          <w:color w:val="000000"/>
          <w:sz w:val="24"/>
          <w:szCs w:val="24"/>
        </w:rPr>
        <w:t>main</w:t>
      </w:r>
      <w:r w:rsidRPr="005F2D46">
        <w:rPr>
          <w:rFonts w:eastAsiaTheme="minorHAnsi"/>
          <w:color w:val="000000"/>
          <w:sz w:val="24"/>
          <w:szCs w:val="24"/>
        </w:rPr>
        <w:t>()</w:t>
      </w:r>
    </w:p>
    <w:p w14:paraId="3CCEAFB7" w14:textId="77777777"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6037CFCD" w14:textId="13942FC6"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init_platform</w:t>
      </w:r>
      <w:proofErr w:type="spellEnd"/>
      <w:r w:rsidRPr="005F2D46">
        <w:rPr>
          <w:rFonts w:eastAsiaTheme="minorHAnsi"/>
          <w:color w:val="000000"/>
          <w:sz w:val="24"/>
          <w:szCs w:val="24"/>
        </w:rPr>
        <w:t>();</w:t>
      </w:r>
    </w:p>
    <w:p w14:paraId="582BE0E2" w14:textId="77777777" w:rsidR="00966EB8" w:rsidRPr="005F2D46" w:rsidRDefault="00966EB8" w:rsidP="00966EB8">
      <w:pPr>
        <w:widowControl/>
        <w:adjustRightInd w:val="0"/>
        <w:rPr>
          <w:rFonts w:eastAsiaTheme="minorHAnsi"/>
          <w:sz w:val="24"/>
          <w:szCs w:val="24"/>
        </w:rPr>
      </w:pPr>
    </w:p>
    <w:p w14:paraId="265F3025" w14:textId="36F974F5"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//GSR parameters</w:t>
      </w:r>
    </w:p>
    <w:p w14:paraId="2CC6C074" w14:textId="1B08A410"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vout</w:t>
      </w:r>
      <w:proofErr w:type="spellEnd"/>
      <w:r w:rsidRPr="005F2D46">
        <w:rPr>
          <w:rFonts w:eastAsiaTheme="minorHAnsi"/>
          <w:color w:val="000000"/>
          <w:sz w:val="24"/>
          <w:szCs w:val="24"/>
        </w:rPr>
        <w:t>[] = {1.755, 1.677, 1.587, 1.434, 1.054, .923, .813, .357, .135};</w:t>
      </w:r>
    </w:p>
    <w:p w14:paraId="5FD1E0C7" w14:textId="358AB11C"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rs</w:t>
      </w:r>
      <w:proofErr w:type="spellEnd"/>
      <w:r w:rsidRPr="005F2D46">
        <w:rPr>
          <w:rFonts w:eastAsiaTheme="minorHAnsi"/>
          <w:color w:val="000000"/>
          <w:sz w:val="24"/>
          <w:szCs w:val="24"/>
        </w:rPr>
        <w:t xml:space="preserve"> [] = {10000, 49500, 100000, 200000, 560000, 760000, 1000000, 3300000, 9930000};</w:t>
      </w:r>
    </w:p>
    <w:p w14:paraId="11A92CCE" w14:textId="24B95AF6"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inc_rs</w:t>
      </w:r>
      <w:proofErr w:type="spellEnd"/>
      <w:r w:rsidRPr="005F2D46">
        <w:rPr>
          <w:rFonts w:eastAsiaTheme="minorHAnsi"/>
          <w:color w:val="000000"/>
          <w:sz w:val="24"/>
          <w:szCs w:val="24"/>
        </w:rPr>
        <w:t>[] = {0.1632, 0.1808, 0.2106, 0.3053, 0.4920, 0.7031, 1.6255, 9.6244};</w:t>
      </w:r>
    </w:p>
    <w:p w14:paraId="22288DA4" w14:textId="75E35665"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result = 0;</w:t>
      </w:r>
    </w:p>
    <w:p w14:paraId="08CE85E7" w14:textId="2D766863"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skin_cond</w:t>
      </w:r>
      <w:proofErr w:type="spellEnd"/>
      <w:r w:rsidRPr="005F2D46">
        <w:rPr>
          <w:rFonts w:eastAsiaTheme="minorHAnsi"/>
          <w:color w:val="000000"/>
          <w:sz w:val="24"/>
          <w:szCs w:val="24"/>
        </w:rPr>
        <w:t xml:space="preserve"> = 0;</w:t>
      </w:r>
    </w:p>
    <w:p w14:paraId="75F3A0AB" w14:textId="77777777" w:rsidR="00966EB8" w:rsidRPr="005F2D46" w:rsidRDefault="00966EB8" w:rsidP="00966EB8">
      <w:pPr>
        <w:widowControl/>
        <w:adjustRightInd w:val="0"/>
        <w:rPr>
          <w:rFonts w:eastAsiaTheme="minorHAnsi"/>
          <w:sz w:val="24"/>
          <w:szCs w:val="24"/>
        </w:rPr>
      </w:pPr>
    </w:p>
    <w:p w14:paraId="1E67B157" w14:textId="328F7602"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//temperature</w:t>
      </w:r>
    </w:p>
    <w:p w14:paraId="0B0B1BC5" w14:textId="44AEEE9D"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double</w:t>
      </w:r>
      <w:r w:rsidRPr="005F2D46">
        <w:rPr>
          <w:rFonts w:eastAsiaTheme="minorHAnsi"/>
          <w:color w:val="000000"/>
          <w:sz w:val="24"/>
          <w:szCs w:val="24"/>
        </w:rPr>
        <w:t xml:space="preserve"> </w:t>
      </w:r>
      <w:proofErr w:type="spellStart"/>
      <w:r w:rsidRPr="005F2D46">
        <w:rPr>
          <w:rFonts w:eastAsiaTheme="minorHAnsi"/>
          <w:color w:val="000000"/>
          <w:sz w:val="24"/>
          <w:szCs w:val="24"/>
        </w:rPr>
        <w:t>celsius</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fahrenheit</w:t>
      </w:r>
      <w:proofErr w:type="spellEnd"/>
      <w:r w:rsidRPr="005F2D46">
        <w:rPr>
          <w:rFonts w:eastAsiaTheme="minorHAnsi"/>
          <w:color w:val="000000"/>
          <w:sz w:val="24"/>
          <w:szCs w:val="24"/>
        </w:rPr>
        <w:t>;</w:t>
      </w:r>
    </w:p>
    <w:p w14:paraId="4434FAC8" w14:textId="77777777" w:rsidR="00966EB8" w:rsidRPr="005F2D46" w:rsidRDefault="00966EB8" w:rsidP="00966EB8">
      <w:pPr>
        <w:widowControl/>
        <w:adjustRightInd w:val="0"/>
        <w:rPr>
          <w:rFonts w:eastAsiaTheme="minorHAnsi"/>
          <w:sz w:val="24"/>
          <w:szCs w:val="24"/>
        </w:rPr>
      </w:pPr>
    </w:p>
    <w:p w14:paraId="3F85968F" w14:textId="0604C63E"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print(</w:t>
      </w:r>
      <w:r w:rsidRPr="005F2D46">
        <w:rPr>
          <w:rFonts w:eastAsiaTheme="minorHAnsi"/>
          <w:color w:val="2A00FF"/>
          <w:sz w:val="24"/>
          <w:szCs w:val="24"/>
        </w:rPr>
        <w:t>"Hello World\n\r"</w:t>
      </w:r>
      <w:r w:rsidRPr="005F2D46">
        <w:rPr>
          <w:rFonts w:eastAsiaTheme="minorHAnsi"/>
          <w:color w:val="000000"/>
          <w:sz w:val="24"/>
          <w:szCs w:val="24"/>
        </w:rPr>
        <w:t>);</w:t>
      </w:r>
    </w:p>
    <w:p w14:paraId="02EDC5DE" w14:textId="0035FDC3"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print(</w:t>
      </w:r>
      <w:r w:rsidRPr="005F2D46">
        <w:rPr>
          <w:rFonts w:eastAsiaTheme="minorHAnsi"/>
          <w:color w:val="2A00FF"/>
          <w:sz w:val="24"/>
          <w:szCs w:val="24"/>
        </w:rPr>
        <w:t>"Successfully ran Hello World application"</w:t>
      </w:r>
      <w:r w:rsidRPr="005F2D46">
        <w:rPr>
          <w:rFonts w:eastAsiaTheme="minorHAnsi"/>
          <w:color w:val="000000"/>
          <w:sz w:val="24"/>
          <w:szCs w:val="24"/>
        </w:rPr>
        <w:t>);</w:t>
      </w:r>
    </w:p>
    <w:p w14:paraId="76CC87EC" w14:textId="77777777" w:rsidR="00966EB8" w:rsidRPr="005F2D46" w:rsidRDefault="00966EB8" w:rsidP="00966EB8">
      <w:pPr>
        <w:widowControl/>
        <w:adjustRightInd w:val="0"/>
        <w:rPr>
          <w:rFonts w:eastAsiaTheme="minorHAnsi"/>
          <w:sz w:val="24"/>
          <w:szCs w:val="24"/>
        </w:rPr>
      </w:pPr>
    </w:p>
    <w:p w14:paraId="1F87645F" w14:textId="3254CF06"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//initialize PMOD AD2</w:t>
      </w:r>
    </w:p>
    <w:p w14:paraId="28224FD4" w14:textId="7A96E0F6"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lastRenderedPageBreak/>
        <w:t>AD2_begin(&amp;</w:t>
      </w:r>
      <w:proofErr w:type="spellStart"/>
      <w:r w:rsidRPr="005F2D46">
        <w:rPr>
          <w:rFonts w:eastAsiaTheme="minorHAnsi"/>
          <w:color w:val="000000"/>
          <w:sz w:val="24"/>
          <w:szCs w:val="24"/>
        </w:rPr>
        <w:t>myDevice</w:t>
      </w:r>
      <w:proofErr w:type="spellEnd"/>
      <w:r w:rsidRPr="005F2D46">
        <w:rPr>
          <w:rFonts w:eastAsiaTheme="minorHAnsi"/>
          <w:color w:val="000000"/>
          <w:sz w:val="24"/>
          <w:szCs w:val="24"/>
        </w:rPr>
        <w:t>, XPAR_PMODAD2_0_AXI_LITE_IIC_BASEADDR, AD2_IIC_ADDR);</w:t>
      </w:r>
    </w:p>
    <w:p w14:paraId="475D3E26" w14:textId="77777777" w:rsidR="00966EB8" w:rsidRPr="005F2D46" w:rsidRDefault="00966EB8" w:rsidP="00966EB8">
      <w:pPr>
        <w:widowControl/>
        <w:adjustRightInd w:val="0"/>
        <w:rPr>
          <w:rFonts w:eastAsiaTheme="minorHAnsi"/>
          <w:sz w:val="24"/>
          <w:szCs w:val="24"/>
        </w:rPr>
      </w:pPr>
    </w:p>
    <w:p w14:paraId="5F26123E" w14:textId="0941260C"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//Change I2C operating frequency</w:t>
      </w:r>
    </w:p>
    <w:p w14:paraId="5296B794" w14:textId="235D4465"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Old SCL parameters</w:t>
      </w:r>
    </w:p>
    <w:p w14:paraId="7B0D878C" w14:textId="4C15ACB5"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w:t>
      </w:r>
      <w:proofErr w:type="spellStart"/>
      <w:r w:rsidRPr="005F2D46">
        <w:rPr>
          <w:rFonts w:eastAsiaTheme="minorHAnsi"/>
          <w:color w:val="000000"/>
          <w:sz w:val="24"/>
          <w:szCs w:val="24"/>
        </w:rPr>
        <w:t>t_high</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XIic_ReadReg</w:t>
      </w:r>
      <w:proofErr w:type="spellEnd"/>
      <w:r w:rsidRPr="005F2D46">
        <w:rPr>
          <w:rFonts w:eastAsiaTheme="minorHAnsi"/>
          <w:color w:val="000000"/>
          <w:sz w:val="24"/>
          <w:szCs w:val="24"/>
        </w:rPr>
        <w:t>(XPAR_PMODAD2_0_AXI_LITE_IIC_BASEADDR, XIIC_THIGH_REG_OFFSET);</w:t>
      </w:r>
    </w:p>
    <w:p w14:paraId="5115FD72" w14:textId="768F89AC"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w:t>
      </w:r>
      <w:proofErr w:type="spellStart"/>
      <w:r w:rsidRPr="005F2D46">
        <w:rPr>
          <w:rFonts w:eastAsiaTheme="minorHAnsi"/>
          <w:color w:val="000000"/>
          <w:sz w:val="24"/>
          <w:szCs w:val="24"/>
        </w:rPr>
        <w:t>t_low</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XIic_ReadReg</w:t>
      </w:r>
      <w:proofErr w:type="spellEnd"/>
      <w:r w:rsidRPr="005F2D46">
        <w:rPr>
          <w:rFonts w:eastAsiaTheme="minorHAnsi"/>
          <w:color w:val="000000"/>
          <w:sz w:val="24"/>
          <w:szCs w:val="24"/>
        </w:rPr>
        <w:t>(XPAR_PMODAD2_0_AXI_LITE_IIC_BASEADDR, XIIC_TLOW_REG_OFFSET);</w:t>
      </w:r>
    </w:p>
    <w:p w14:paraId="53A8D45B" w14:textId="7BA1773A" w:rsidR="00966EB8" w:rsidRPr="005F2D46" w:rsidRDefault="00966EB8" w:rsidP="00966EB8">
      <w:pPr>
        <w:widowControl/>
        <w:adjustRightInd w:val="0"/>
        <w:rPr>
          <w:rFonts w:eastAsiaTheme="minorHAnsi"/>
          <w:sz w:val="24"/>
          <w:szCs w:val="24"/>
        </w:rPr>
      </w:pPr>
      <w:proofErr w:type="spellStart"/>
      <w:r w:rsidRPr="005F2D46">
        <w:rPr>
          <w:rFonts w:eastAsiaTheme="minorHAnsi"/>
          <w:b/>
          <w:bCs/>
          <w:color w:val="642880"/>
          <w:sz w:val="24"/>
          <w:szCs w:val="24"/>
        </w:rPr>
        <w:t>printf</w:t>
      </w:r>
      <w:proofErr w:type="spellEnd"/>
      <w:r w:rsidRPr="005F2D46">
        <w:rPr>
          <w:rFonts w:eastAsiaTheme="minorHAnsi"/>
          <w:color w:val="000000"/>
          <w:sz w:val="24"/>
          <w:szCs w:val="24"/>
        </w:rPr>
        <w:t>(</w:t>
      </w:r>
      <w:r w:rsidRPr="005F2D46">
        <w:rPr>
          <w:rFonts w:eastAsiaTheme="minorHAnsi"/>
          <w:color w:val="2A00FF"/>
          <w:sz w:val="24"/>
          <w:szCs w:val="24"/>
        </w:rPr>
        <w:t>"</w:t>
      </w:r>
      <w:proofErr w:type="spellStart"/>
      <w:r w:rsidRPr="005F2D46">
        <w:rPr>
          <w:rFonts w:eastAsiaTheme="minorHAnsi"/>
          <w:color w:val="2A00FF"/>
          <w:sz w:val="24"/>
          <w:szCs w:val="24"/>
        </w:rPr>
        <w:t>T_high</w:t>
      </w:r>
      <w:proofErr w:type="spellEnd"/>
      <w:r w:rsidRPr="005F2D46">
        <w:rPr>
          <w:rFonts w:eastAsiaTheme="minorHAnsi"/>
          <w:color w:val="2A00FF"/>
          <w:sz w:val="24"/>
          <w:szCs w:val="24"/>
        </w:rPr>
        <w:t xml:space="preserve"> = %d, </w:t>
      </w:r>
      <w:proofErr w:type="spellStart"/>
      <w:r w:rsidRPr="005F2D46">
        <w:rPr>
          <w:rFonts w:eastAsiaTheme="minorHAnsi"/>
          <w:color w:val="2A00FF"/>
          <w:sz w:val="24"/>
          <w:szCs w:val="24"/>
        </w:rPr>
        <w:t>T_low</w:t>
      </w:r>
      <w:proofErr w:type="spellEnd"/>
      <w:r w:rsidRPr="005F2D46">
        <w:rPr>
          <w:rFonts w:eastAsiaTheme="minorHAnsi"/>
          <w:color w:val="2A00FF"/>
          <w:sz w:val="24"/>
          <w:szCs w:val="24"/>
        </w:rPr>
        <w:t xml:space="preserve"> = %d\n"</w:t>
      </w:r>
      <w:r w:rsidRPr="005F2D46">
        <w:rPr>
          <w:rFonts w:eastAsiaTheme="minorHAnsi"/>
          <w:color w:val="000000"/>
          <w:sz w:val="24"/>
          <w:szCs w:val="24"/>
        </w:rPr>
        <w:t xml:space="preserve">, </w:t>
      </w:r>
      <w:proofErr w:type="spellStart"/>
      <w:r w:rsidRPr="005F2D46">
        <w:rPr>
          <w:rFonts w:eastAsiaTheme="minorHAnsi"/>
          <w:color w:val="000000"/>
          <w:sz w:val="24"/>
          <w:szCs w:val="24"/>
        </w:rPr>
        <w:t>t_high</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t_low</w:t>
      </w:r>
      <w:proofErr w:type="spellEnd"/>
      <w:r w:rsidRPr="005F2D46">
        <w:rPr>
          <w:rFonts w:eastAsiaTheme="minorHAnsi"/>
          <w:color w:val="000000"/>
          <w:sz w:val="24"/>
          <w:szCs w:val="24"/>
        </w:rPr>
        <w:t>);</w:t>
      </w:r>
    </w:p>
    <w:p w14:paraId="0EE78E03" w14:textId="77777777" w:rsidR="00966EB8" w:rsidRPr="005F2D46" w:rsidRDefault="00966EB8" w:rsidP="00966EB8">
      <w:pPr>
        <w:widowControl/>
        <w:adjustRightInd w:val="0"/>
        <w:rPr>
          <w:rFonts w:eastAsiaTheme="minorHAnsi"/>
          <w:sz w:val="24"/>
          <w:szCs w:val="24"/>
        </w:rPr>
      </w:pPr>
    </w:p>
    <w:p w14:paraId="643FD298" w14:textId="7C67F410"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New SCL parameters</w:t>
      </w:r>
    </w:p>
    <w:p w14:paraId="7F7EF253" w14:textId="3B0AFDBA"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t_high</w:t>
      </w:r>
      <w:proofErr w:type="spellEnd"/>
      <w:r w:rsidRPr="005F2D46">
        <w:rPr>
          <w:rFonts w:eastAsiaTheme="minorHAnsi"/>
          <w:color w:val="000000"/>
          <w:sz w:val="24"/>
          <w:szCs w:val="24"/>
        </w:rPr>
        <w:t xml:space="preserve"> = 63;</w:t>
      </w:r>
    </w:p>
    <w:p w14:paraId="44234394" w14:textId="2FB4A269"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t_low</w:t>
      </w:r>
      <w:proofErr w:type="spellEnd"/>
      <w:r w:rsidRPr="005F2D46">
        <w:rPr>
          <w:rFonts w:eastAsiaTheme="minorHAnsi"/>
          <w:color w:val="000000"/>
          <w:sz w:val="24"/>
          <w:szCs w:val="24"/>
        </w:rPr>
        <w:t xml:space="preserve">  = 63;</w:t>
      </w:r>
    </w:p>
    <w:p w14:paraId="17E44E20" w14:textId="3FC767D1"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XIic_WriteReg</w:t>
      </w:r>
      <w:proofErr w:type="spellEnd"/>
      <w:r w:rsidRPr="005F2D46">
        <w:rPr>
          <w:rFonts w:eastAsiaTheme="minorHAnsi"/>
          <w:color w:val="000000"/>
          <w:sz w:val="24"/>
          <w:szCs w:val="24"/>
        </w:rPr>
        <w:t xml:space="preserve">(XPAR_PMODAD2_0_AXI_LITE_IIC_BASEADDR, XIIC_THIGH_REG_OFFSET, </w:t>
      </w:r>
      <w:proofErr w:type="spellStart"/>
      <w:r w:rsidRPr="005F2D46">
        <w:rPr>
          <w:rFonts w:eastAsiaTheme="minorHAnsi"/>
          <w:color w:val="000000"/>
          <w:sz w:val="24"/>
          <w:szCs w:val="24"/>
        </w:rPr>
        <w:t>t_high</w:t>
      </w:r>
      <w:proofErr w:type="spellEnd"/>
      <w:r w:rsidRPr="005F2D46">
        <w:rPr>
          <w:rFonts w:eastAsiaTheme="minorHAnsi"/>
          <w:color w:val="000000"/>
          <w:sz w:val="24"/>
          <w:szCs w:val="24"/>
        </w:rPr>
        <w:t>);</w:t>
      </w:r>
    </w:p>
    <w:p w14:paraId="2C95CE6F" w14:textId="5FE69650"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XIic_WriteReg</w:t>
      </w:r>
      <w:proofErr w:type="spellEnd"/>
      <w:r w:rsidRPr="005F2D46">
        <w:rPr>
          <w:rFonts w:eastAsiaTheme="minorHAnsi"/>
          <w:color w:val="000000"/>
          <w:sz w:val="24"/>
          <w:szCs w:val="24"/>
        </w:rPr>
        <w:t xml:space="preserve">(XPAR_PMODAD2_0_AXI_LITE_IIC_BASEADDR, XIIC_TLOW_REG_OFFSET, </w:t>
      </w:r>
      <w:proofErr w:type="spellStart"/>
      <w:r w:rsidRPr="005F2D46">
        <w:rPr>
          <w:rFonts w:eastAsiaTheme="minorHAnsi"/>
          <w:color w:val="000000"/>
          <w:sz w:val="24"/>
          <w:szCs w:val="24"/>
        </w:rPr>
        <w:t>t_low</w:t>
      </w:r>
      <w:proofErr w:type="spellEnd"/>
      <w:r w:rsidRPr="005F2D46">
        <w:rPr>
          <w:rFonts w:eastAsiaTheme="minorHAnsi"/>
          <w:color w:val="000000"/>
          <w:sz w:val="24"/>
          <w:szCs w:val="24"/>
        </w:rPr>
        <w:t>);</w:t>
      </w:r>
    </w:p>
    <w:p w14:paraId="0A1D43A1" w14:textId="77777777" w:rsidR="00966EB8" w:rsidRPr="005F2D46" w:rsidRDefault="00966EB8" w:rsidP="00966EB8">
      <w:pPr>
        <w:widowControl/>
        <w:adjustRightInd w:val="0"/>
        <w:rPr>
          <w:rFonts w:eastAsiaTheme="minorHAnsi"/>
          <w:sz w:val="24"/>
          <w:szCs w:val="24"/>
        </w:rPr>
      </w:pPr>
    </w:p>
    <w:p w14:paraId="1FB84005" w14:textId="2C216FA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//initialize </w:t>
      </w:r>
      <w:r w:rsidRPr="005F2D46">
        <w:rPr>
          <w:rFonts w:eastAsiaTheme="minorHAnsi"/>
          <w:color w:val="3F7F5F"/>
          <w:sz w:val="24"/>
          <w:szCs w:val="24"/>
          <w:u w:val="single"/>
        </w:rPr>
        <w:t>Pmod</w:t>
      </w:r>
      <w:r w:rsidRPr="005F2D46">
        <w:rPr>
          <w:rFonts w:eastAsiaTheme="minorHAnsi"/>
          <w:color w:val="3F7F5F"/>
          <w:sz w:val="24"/>
          <w:szCs w:val="24"/>
        </w:rPr>
        <w:t xml:space="preserve"> TC1</w:t>
      </w:r>
    </w:p>
    <w:p w14:paraId="7A7CD30F" w14:textId="19C5256C"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TC1_begin(&amp;myDevice2, XPAR_PMODTC1_0_AXI_LITE_SPI_BASEADDR);</w:t>
      </w:r>
    </w:p>
    <w:p w14:paraId="21B9DF16" w14:textId="77777777" w:rsidR="00966EB8" w:rsidRPr="005F2D46" w:rsidRDefault="00966EB8" w:rsidP="00966EB8">
      <w:pPr>
        <w:widowControl/>
        <w:adjustRightInd w:val="0"/>
        <w:rPr>
          <w:rFonts w:eastAsiaTheme="minorHAnsi"/>
          <w:sz w:val="24"/>
          <w:szCs w:val="24"/>
        </w:rPr>
      </w:pPr>
    </w:p>
    <w:p w14:paraId="72B0138C" w14:textId="3B396C36"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//initialize </w:t>
      </w:r>
      <w:r w:rsidRPr="005F2D46">
        <w:rPr>
          <w:rFonts w:eastAsiaTheme="minorHAnsi"/>
          <w:color w:val="3F7F5F"/>
          <w:sz w:val="24"/>
          <w:szCs w:val="24"/>
          <w:u w:val="single"/>
        </w:rPr>
        <w:t>Pmod</w:t>
      </w:r>
      <w:r w:rsidRPr="005F2D46">
        <w:rPr>
          <w:rFonts w:eastAsiaTheme="minorHAnsi"/>
          <w:color w:val="3F7F5F"/>
          <w:sz w:val="24"/>
          <w:szCs w:val="24"/>
        </w:rPr>
        <w:t xml:space="preserve"> OLED</w:t>
      </w:r>
    </w:p>
    <w:p w14:paraId="67EAE9C7" w14:textId="24F93480"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OLED_Begin</w:t>
      </w:r>
      <w:proofErr w:type="spellEnd"/>
      <w:r w:rsidRPr="005F2D46">
        <w:rPr>
          <w:rFonts w:eastAsiaTheme="minorHAnsi"/>
          <w:color w:val="000000"/>
          <w:sz w:val="24"/>
          <w:szCs w:val="24"/>
        </w:rPr>
        <w:t>(&amp;myDevice3, XPAR_PMODOLED_0_AXI_LITE_GPIO_BASEADDR,XPAR_PMODOLED_0_AXI_LITE_SPI_BASEADDR, orientation, invert);</w:t>
      </w:r>
    </w:p>
    <w:p w14:paraId="3A176450" w14:textId="77777777" w:rsidR="00966EB8" w:rsidRPr="005F2D46" w:rsidRDefault="00966EB8" w:rsidP="00966EB8">
      <w:pPr>
        <w:widowControl/>
        <w:adjustRightInd w:val="0"/>
        <w:rPr>
          <w:rFonts w:eastAsiaTheme="minorHAnsi"/>
          <w:sz w:val="24"/>
          <w:szCs w:val="24"/>
        </w:rPr>
      </w:pPr>
    </w:p>
    <w:p w14:paraId="2E7035EB" w14:textId="075FE706"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//AD2_WriteConfig(&amp;</w:t>
      </w:r>
      <w:proofErr w:type="spellStart"/>
      <w:r w:rsidRPr="005F2D46">
        <w:rPr>
          <w:rFonts w:eastAsiaTheme="minorHAnsi"/>
          <w:color w:val="3F7F5F"/>
          <w:sz w:val="24"/>
          <w:szCs w:val="24"/>
        </w:rPr>
        <w:t>myDevice</w:t>
      </w:r>
      <w:proofErr w:type="spellEnd"/>
      <w:r w:rsidRPr="005F2D46">
        <w:rPr>
          <w:rFonts w:eastAsiaTheme="minorHAnsi"/>
          <w:color w:val="3F7F5F"/>
          <w:sz w:val="24"/>
          <w:szCs w:val="24"/>
        </w:rPr>
        <w:t>, AD2_CONFIG_CH0);</w:t>
      </w:r>
    </w:p>
    <w:p w14:paraId="21D13E95" w14:textId="77777777" w:rsidR="00966EB8" w:rsidRPr="005F2D46" w:rsidRDefault="00966EB8" w:rsidP="00966EB8">
      <w:pPr>
        <w:widowControl/>
        <w:adjustRightInd w:val="0"/>
        <w:rPr>
          <w:rFonts w:eastAsiaTheme="minorHAnsi"/>
          <w:sz w:val="24"/>
          <w:szCs w:val="24"/>
        </w:rPr>
      </w:pPr>
    </w:p>
    <w:p w14:paraId="735A952B" w14:textId="052E807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//Turn on channel 0 &amp; 1, pin V1 &amp; V2</w:t>
      </w:r>
    </w:p>
    <w:p w14:paraId="751997EA" w14:textId="6402F9F2"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AD2_WriteConfig(&amp;</w:t>
      </w:r>
      <w:proofErr w:type="spellStart"/>
      <w:r w:rsidRPr="005F2D46">
        <w:rPr>
          <w:rFonts w:eastAsiaTheme="minorHAnsi"/>
          <w:color w:val="000000"/>
          <w:sz w:val="24"/>
          <w:szCs w:val="24"/>
        </w:rPr>
        <w:t>myDevice</w:t>
      </w:r>
      <w:proofErr w:type="spellEnd"/>
      <w:r w:rsidRPr="005F2D46">
        <w:rPr>
          <w:rFonts w:eastAsiaTheme="minorHAnsi"/>
          <w:color w:val="000000"/>
          <w:sz w:val="24"/>
          <w:szCs w:val="24"/>
        </w:rPr>
        <w:t>, AD2_CONFIG_CH0 | AD2_CONFIG_CH1);</w:t>
      </w:r>
    </w:p>
    <w:p w14:paraId="71E5F19A" w14:textId="77777777" w:rsidR="00966EB8" w:rsidRPr="005F2D46" w:rsidRDefault="00966EB8" w:rsidP="00966EB8">
      <w:pPr>
        <w:widowControl/>
        <w:adjustRightInd w:val="0"/>
        <w:rPr>
          <w:rFonts w:eastAsiaTheme="minorHAnsi"/>
          <w:sz w:val="24"/>
          <w:szCs w:val="24"/>
        </w:rPr>
      </w:pPr>
    </w:p>
    <w:p w14:paraId="1D729C0E" w14:textId="613B92E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uint64_t</w:t>
      </w:r>
      <w:r w:rsidRPr="005F2D46">
        <w:rPr>
          <w:rFonts w:eastAsiaTheme="minorHAnsi"/>
          <w:color w:val="000000"/>
          <w:sz w:val="24"/>
          <w:szCs w:val="24"/>
        </w:rPr>
        <w:t xml:space="preserve"> </w:t>
      </w:r>
      <w:proofErr w:type="spellStart"/>
      <w:r w:rsidRPr="005F2D46">
        <w:rPr>
          <w:rFonts w:eastAsiaTheme="minorHAnsi"/>
          <w:color w:val="000000"/>
          <w:sz w:val="24"/>
          <w:szCs w:val="24"/>
        </w:rPr>
        <w:t>start_time</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time_elapsed</w:t>
      </w:r>
      <w:proofErr w:type="spellEnd"/>
      <w:r w:rsidRPr="005F2D46">
        <w:rPr>
          <w:rFonts w:eastAsiaTheme="minorHAnsi"/>
          <w:color w:val="000000"/>
          <w:sz w:val="24"/>
          <w:szCs w:val="24"/>
        </w:rPr>
        <w:t>();</w:t>
      </w:r>
      <w:r w:rsidRPr="005F2D46">
        <w:rPr>
          <w:rFonts w:eastAsiaTheme="minorHAnsi"/>
          <w:color w:val="000000"/>
          <w:sz w:val="24"/>
          <w:szCs w:val="24"/>
        </w:rPr>
        <w:tab/>
      </w:r>
      <w:r w:rsidRPr="005F2D46">
        <w:rPr>
          <w:rFonts w:eastAsiaTheme="minorHAnsi"/>
          <w:color w:val="3F7F5F"/>
          <w:sz w:val="24"/>
          <w:szCs w:val="24"/>
        </w:rPr>
        <w:t>//get start time</w:t>
      </w:r>
    </w:p>
    <w:p w14:paraId="50D98958" w14:textId="77777777" w:rsidR="00966EB8" w:rsidRPr="005F2D46" w:rsidRDefault="00966EB8" w:rsidP="00966EB8">
      <w:pPr>
        <w:widowControl/>
        <w:adjustRightInd w:val="0"/>
        <w:rPr>
          <w:rFonts w:eastAsiaTheme="minorHAnsi"/>
          <w:sz w:val="24"/>
          <w:szCs w:val="24"/>
        </w:rPr>
      </w:pPr>
    </w:p>
    <w:p w14:paraId="4476E104" w14:textId="457F878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while</w:t>
      </w:r>
      <w:r w:rsidRPr="005F2D46">
        <w:rPr>
          <w:rFonts w:eastAsiaTheme="minorHAnsi"/>
          <w:color w:val="000000"/>
          <w:sz w:val="24"/>
          <w:szCs w:val="24"/>
        </w:rPr>
        <w:t xml:space="preserve">(1) { </w:t>
      </w:r>
      <w:r w:rsidRPr="005F2D46">
        <w:rPr>
          <w:rFonts w:eastAsiaTheme="minorHAnsi"/>
          <w:color w:val="3F7F5F"/>
          <w:sz w:val="24"/>
          <w:szCs w:val="24"/>
        </w:rPr>
        <w:t>//forever loop</w:t>
      </w:r>
    </w:p>
    <w:p w14:paraId="1FA32D72" w14:textId="487F1731"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AD2_ReadConv(&amp;</w:t>
      </w:r>
      <w:proofErr w:type="spellStart"/>
      <w:r w:rsidRPr="005F2D46">
        <w:rPr>
          <w:rFonts w:eastAsiaTheme="minorHAnsi"/>
          <w:color w:val="000000"/>
          <w:sz w:val="24"/>
          <w:szCs w:val="24"/>
        </w:rPr>
        <w:t>myDevice</w:t>
      </w:r>
      <w:proofErr w:type="spellEnd"/>
      <w:r w:rsidRPr="005F2D46">
        <w:rPr>
          <w:rFonts w:eastAsiaTheme="minorHAnsi"/>
          <w:color w:val="000000"/>
          <w:sz w:val="24"/>
          <w:szCs w:val="24"/>
        </w:rPr>
        <w:t>, &amp;ADC);</w:t>
      </w:r>
    </w:p>
    <w:p w14:paraId="521343D5" w14:textId="4EA981C6"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conv[</w:t>
      </w:r>
      <w:proofErr w:type="spellStart"/>
      <w:r w:rsidRPr="005F2D46">
        <w:rPr>
          <w:rFonts w:eastAsiaTheme="minorHAnsi"/>
          <w:color w:val="000000"/>
          <w:sz w:val="24"/>
          <w:szCs w:val="24"/>
        </w:rPr>
        <w:t>i</w:t>
      </w:r>
      <w:proofErr w:type="spellEnd"/>
      <w:r w:rsidRPr="005F2D46">
        <w:rPr>
          <w:rFonts w:eastAsiaTheme="minorHAnsi"/>
          <w:color w:val="000000"/>
          <w:sz w:val="24"/>
          <w:szCs w:val="24"/>
        </w:rPr>
        <w:t>] = ADC;</w:t>
      </w:r>
    </w:p>
    <w:p w14:paraId="481E1EEA" w14:textId="57E47400"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timestamp[</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time_elapsed</w:t>
      </w:r>
      <w:proofErr w:type="spellEnd"/>
      <w:r w:rsidRPr="005F2D46">
        <w:rPr>
          <w:rFonts w:eastAsiaTheme="minorHAnsi"/>
          <w:color w:val="000000"/>
          <w:sz w:val="24"/>
          <w:szCs w:val="24"/>
        </w:rPr>
        <w:t xml:space="preserve">(); </w:t>
      </w:r>
      <w:r w:rsidRPr="005F2D46">
        <w:rPr>
          <w:rFonts w:eastAsiaTheme="minorHAnsi"/>
          <w:color w:val="3F7F5F"/>
          <w:sz w:val="24"/>
          <w:szCs w:val="24"/>
        </w:rPr>
        <w:t>//get current time</w:t>
      </w:r>
    </w:p>
    <w:p w14:paraId="4694DD5C" w14:textId="77777777" w:rsidR="00966EB8" w:rsidRPr="005F2D46" w:rsidRDefault="00966EB8" w:rsidP="00966EB8">
      <w:pPr>
        <w:widowControl/>
        <w:adjustRightInd w:val="0"/>
        <w:rPr>
          <w:rFonts w:eastAsiaTheme="minorHAnsi"/>
          <w:sz w:val="24"/>
          <w:szCs w:val="24"/>
        </w:rPr>
      </w:pPr>
    </w:p>
    <w:p w14:paraId="57FCF0E8" w14:textId="7243137E"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 Pull channel read information out of </w:t>
      </w:r>
      <w:r w:rsidRPr="005F2D46">
        <w:rPr>
          <w:rFonts w:eastAsiaTheme="minorHAnsi"/>
          <w:color w:val="3F7F5F"/>
          <w:sz w:val="24"/>
          <w:szCs w:val="24"/>
          <w:u w:val="single"/>
        </w:rPr>
        <w:t>conv</w:t>
      </w:r>
    </w:p>
    <w:p w14:paraId="1DB2CFFF" w14:textId="124FAD68"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channel = (ADC &amp; AD2_CHANNEL_MASK) &gt;&gt; AD2_CHANNEL_BIT;</w:t>
      </w:r>
    </w:p>
    <w:p w14:paraId="6FE229B3" w14:textId="77777777" w:rsidR="00966EB8" w:rsidRPr="005F2D46" w:rsidRDefault="00966EB8" w:rsidP="00966EB8">
      <w:pPr>
        <w:widowControl/>
        <w:adjustRightInd w:val="0"/>
        <w:rPr>
          <w:rFonts w:eastAsiaTheme="minorHAnsi"/>
          <w:sz w:val="24"/>
          <w:szCs w:val="24"/>
        </w:rPr>
      </w:pPr>
    </w:p>
    <w:p w14:paraId="52669D7B" w14:textId="15BC2029"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//do only if channel 0 = Pin V1</w:t>
      </w:r>
    </w:p>
    <w:p w14:paraId="45B44F6D" w14:textId="6D2A9344"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 xml:space="preserve"> (channel == 0) {</w:t>
      </w:r>
    </w:p>
    <w:p w14:paraId="3157D6F9" w14:textId="156097C2"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Keep 12-bit result, masking or bit select</w:t>
      </w:r>
    </w:p>
    <w:p w14:paraId="2F7CBD8B" w14:textId="64C7A962" w:rsidR="00966EB8" w:rsidRPr="005F2D46" w:rsidRDefault="00966EB8" w:rsidP="00966EB8">
      <w:pPr>
        <w:widowControl/>
        <w:adjustRightInd w:val="0"/>
        <w:rPr>
          <w:rFonts w:eastAsiaTheme="minorHAnsi"/>
          <w:color w:val="3F7F5F"/>
          <w:sz w:val="24"/>
          <w:szCs w:val="24"/>
        </w:rPr>
      </w:pPr>
      <w:r w:rsidRPr="005F2D46">
        <w:rPr>
          <w:rFonts w:eastAsiaTheme="minorHAnsi"/>
          <w:color w:val="000000"/>
          <w:sz w:val="24"/>
          <w:szCs w:val="24"/>
        </w:rPr>
        <w:t>conv[</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&amp;= 0xFFF; </w:t>
      </w:r>
    </w:p>
    <w:p w14:paraId="5ABA0E82" w14:textId="77777777" w:rsidR="00647E41" w:rsidRPr="005F2D46" w:rsidRDefault="00647E41" w:rsidP="00966EB8">
      <w:pPr>
        <w:widowControl/>
        <w:adjustRightInd w:val="0"/>
        <w:rPr>
          <w:rFonts w:eastAsiaTheme="minorHAnsi"/>
          <w:sz w:val="24"/>
          <w:szCs w:val="24"/>
        </w:rPr>
      </w:pPr>
    </w:p>
    <w:p w14:paraId="5F8038C3" w14:textId="7060261E"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//calculate first moving average</w:t>
      </w:r>
    </w:p>
    <w:p w14:paraId="550E84AE" w14:textId="33A33C9E"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sum += conv[</w:t>
      </w: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
    <w:p w14:paraId="2904DA02" w14:textId="18594CA6"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insert(conv[</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cnt</w:t>
      </w:r>
      <w:proofErr w:type="spellEnd"/>
      <w:r w:rsidRPr="005F2D46">
        <w:rPr>
          <w:rFonts w:eastAsiaTheme="minorHAnsi"/>
          <w:color w:val="000000"/>
          <w:sz w:val="24"/>
          <w:szCs w:val="24"/>
        </w:rPr>
        <w:t>);</w:t>
      </w:r>
    </w:p>
    <w:p w14:paraId="3A2C4D8D" w14:textId="34DE2837"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cnt</w:t>
      </w:r>
      <w:proofErr w:type="spellEnd"/>
      <w:r w:rsidRPr="005F2D46">
        <w:rPr>
          <w:rFonts w:eastAsiaTheme="minorHAnsi"/>
          <w:color w:val="000000"/>
          <w:sz w:val="24"/>
          <w:szCs w:val="24"/>
        </w:rPr>
        <w:t>++;</w:t>
      </w:r>
    </w:p>
    <w:p w14:paraId="50A7F75C" w14:textId="77777777" w:rsidR="00966EB8" w:rsidRPr="005F2D46" w:rsidRDefault="00966EB8" w:rsidP="00966EB8">
      <w:pPr>
        <w:widowControl/>
        <w:adjustRightInd w:val="0"/>
        <w:rPr>
          <w:rFonts w:eastAsiaTheme="minorHAnsi"/>
          <w:sz w:val="24"/>
          <w:szCs w:val="24"/>
        </w:rPr>
      </w:pPr>
    </w:p>
    <w:p w14:paraId="56C955CB" w14:textId="49B98A64"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w:t>
      </w:r>
      <w:proofErr w:type="spellStart"/>
      <w:r w:rsidRPr="005F2D46">
        <w:rPr>
          <w:rFonts w:eastAsiaTheme="minorHAnsi"/>
          <w:color w:val="000000"/>
          <w:sz w:val="24"/>
          <w:szCs w:val="24"/>
        </w:rPr>
        <w:t>cnt</w:t>
      </w:r>
      <w:proofErr w:type="spellEnd"/>
      <w:r w:rsidRPr="005F2D46">
        <w:rPr>
          <w:rFonts w:eastAsiaTheme="minorHAnsi"/>
          <w:color w:val="000000"/>
          <w:sz w:val="24"/>
          <w:szCs w:val="24"/>
        </w:rPr>
        <w:t xml:space="preserve"> &gt;= </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 {</w:t>
      </w:r>
      <w:r w:rsidRPr="005F2D46">
        <w:rPr>
          <w:rFonts w:eastAsiaTheme="minorHAnsi"/>
          <w:color w:val="3F7F5F"/>
          <w:sz w:val="24"/>
          <w:szCs w:val="24"/>
        </w:rPr>
        <w:t>//window size of 700 and collecting 20,000 samples (5.98*2 = 12 seconds)</w:t>
      </w:r>
    </w:p>
    <w:p w14:paraId="04ED30A1" w14:textId="6DFEF1F2"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mov_avg</w:t>
      </w:r>
      <w:proofErr w:type="spellEnd"/>
      <w:r w:rsidRPr="005F2D46">
        <w:rPr>
          <w:rFonts w:eastAsiaTheme="minorHAnsi"/>
          <w:color w:val="000000"/>
          <w:sz w:val="24"/>
          <w:szCs w:val="24"/>
        </w:rPr>
        <w:t xml:space="preserve"> = (sum - array[window_size-1])/(window_size-1);</w:t>
      </w:r>
    </w:p>
    <w:p w14:paraId="1A6F48D6" w14:textId="6894C606"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mov_avg_array</w:t>
      </w:r>
      <w:proofErr w:type="spellEnd"/>
      <w:r w:rsidRPr="005F2D46">
        <w:rPr>
          <w:rFonts w:eastAsiaTheme="minorHAnsi"/>
          <w:color w:val="000000"/>
          <w:sz w:val="24"/>
          <w:szCs w:val="24"/>
        </w:rPr>
        <w:t>[</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mov_avg</w:t>
      </w:r>
      <w:proofErr w:type="spellEnd"/>
      <w:r w:rsidRPr="005F2D46">
        <w:rPr>
          <w:rFonts w:eastAsiaTheme="minorHAnsi"/>
          <w:color w:val="000000"/>
          <w:sz w:val="24"/>
          <w:szCs w:val="24"/>
        </w:rPr>
        <w:t>;</w:t>
      </w:r>
    </w:p>
    <w:p w14:paraId="3A4A03FF" w14:textId="2E7DD0C9"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sum -= array[0];</w:t>
      </w:r>
    </w:p>
    <w:p w14:paraId="448827B3" w14:textId="2BBF8B7C"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 xml:space="preserve">erase(1); </w:t>
      </w:r>
      <w:r w:rsidRPr="005F2D46">
        <w:rPr>
          <w:rFonts w:eastAsiaTheme="minorHAnsi"/>
          <w:color w:val="3F7F5F"/>
          <w:sz w:val="24"/>
          <w:szCs w:val="24"/>
        </w:rPr>
        <w:t>//erase(0)</w:t>
      </w:r>
    </w:p>
    <w:p w14:paraId="3667E49B" w14:textId="77777777" w:rsidR="00966EB8" w:rsidRPr="005F2D46" w:rsidRDefault="00966EB8" w:rsidP="00966EB8">
      <w:pPr>
        <w:widowControl/>
        <w:adjustRightInd w:val="0"/>
        <w:rPr>
          <w:rFonts w:eastAsiaTheme="minorHAnsi"/>
          <w:sz w:val="24"/>
          <w:szCs w:val="24"/>
        </w:rPr>
      </w:pPr>
    </w:p>
    <w:p w14:paraId="4AB9DB56" w14:textId="6E56CD11"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//moving average scaler 1.35-1.75</w:t>
      </w:r>
    </w:p>
    <w:p w14:paraId="57204197" w14:textId="1305E7C9"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//if(</w:t>
      </w:r>
      <w:r w:rsidRPr="005F2D46">
        <w:rPr>
          <w:rFonts w:eastAsiaTheme="minorHAnsi"/>
          <w:color w:val="3F7F5F"/>
          <w:sz w:val="24"/>
          <w:szCs w:val="24"/>
          <w:u w:val="single"/>
        </w:rPr>
        <w:t>conv</w:t>
      </w:r>
      <w:r w:rsidRPr="005F2D46">
        <w:rPr>
          <w:rFonts w:eastAsiaTheme="minorHAnsi"/>
          <w:color w:val="3F7F5F"/>
          <w:sz w:val="24"/>
          <w:szCs w:val="24"/>
        </w:rPr>
        <w:t>[</w:t>
      </w:r>
      <w:proofErr w:type="spellStart"/>
      <w:r w:rsidRPr="005F2D46">
        <w:rPr>
          <w:rFonts w:eastAsiaTheme="minorHAnsi"/>
          <w:color w:val="3F7F5F"/>
          <w:sz w:val="24"/>
          <w:szCs w:val="24"/>
        </w:rPr>
        <w:t>i</w:t>
      </w:r>
      <w:proofErr w:type="spellEnd"/>
      <w:r w:rsidRPr="005F2D46">
        <w:rPr>
          <w:rFonts w:eastAsiaTheme="minorHAnsi"/>
          <w:color w:val="3F7F5F"/>
          <w:sz w:val="24"/>
          <w:szCs w:val="24"/>
        </w:rPr>
        <w:t>] &gt; (</w:t>
      </w:r>
      <w:proofErr w:type="spellStart"/>
      <w:r w:rsidRPr="005F2D46">
        <w:rPr>
          <w:rFonts w:eastAsiaTheme="minorHAnsi"/>
          <w:color w:val="3F7F5F"/>
          <w:sz w:val="24"/>
          <w:szCs w:val="24"/>
        </w:rPr>
        <w:t>mov_avg</w:t>
      </w:r>
      <w:proofErr w:type="spellEnd"/>
      <w:r w:rsidRPr="005F2D46">
        <w:rPr>
          <w:rFonts w:eastAsiaTheme="minorHAnsi"/>
          <w:color w:val="3F7F5F"/>
          <w:sz w:val="24"/>
          <w:szCs w:val="24"/>
        </w:rPr>
        <w:t xml:space="preserve">*1.45) &amp;&amp; </w:t>
      </w:r>
      <w:r w:rsidRPr="005F2D46">
        <w:rPr>
          <w:rFonts w:eastAsiaTheme="minorHAnsi"/>
          <w:color w:val="3F7F5F"/>
          <w:sz w:val="24"/>
          <w:szCs w:val="24"/>
          <w:u w:val="single"/>
        </w:rPr>
        <w:t>conv</w:t>
      </w:r>
      <w:r w:rsidRPr="005F2D46">
        <w:rPr>
          <w:rFonts w:eastAsiaTheme="minorHAnsi"/>
          <w:color w:val="3F7F5F"/>
          <w:sz w:val="24"/>
          <w:szCs w:val="24"/>
        </w:rPr>
        <w:t>[i-1] &lt; (</w:t>
      </w:r>
      <w:proofErr w:type="spellStart"/>
      <w:r w:rsidRPr="005F2D46">
        <w:rPr>
          <w:rFonts w:eastAsiaTheme="minorHAnsi"/>
          <w:color w:val="3F7F5F"/>
          <w:sz w:val="24"/>
          <w:szCs w:val="24"/>
        </w:rPr>
        <w:t>mov_avg</w:t>
      </w:r>
      <w:proofErr w:type="spellEnd"/>
      <w:r w:rsidRPr="005F2D46">
        <w:rPr>
          <w:rFonts w:eastAsiaTheme="minorHAnsi"/>
          <w:color w:val="3F7F5F"/>
          <w:sz w:val="24"/>
          <w:szCs w:val="24"/>
        </w:rPr>
        <w:t>*1.45)){ //detecting rising edges</w:t>
      </w:r>
    </w:p>
    <w:p w14:paraId="0B812569" w14:textId="13A23514"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(conv[</w:t>
      </w:r>
      <w:proofErr w:type="spellStart"/>
      <w:r w:rsidRPr="005F2D46">
        <w:rPr>
          <w:rFonts w:eastAsiaTheme="minorHAnsi"/>
          <w:color w:val="000000"/>
          <w:sz w:val="24"/>
          <w:szCs w:val="24"/>
        </w:rPr>
        <w:t>i</w:t>
      </w:r>
      <w:proofErr w:type="spellEnd"/>
      <w:r w:rsidRPr="005F2D46">
        <w:rPr>
          <w:rFonts w:eastAsiaTheme="minorHAnsi"/>
          <w:color w:val="000000"/>
          <w:sz w:val="24"/>
          <w:szCs w:val="24"/>
        </w:rPr>
        <w:t>] &gt; (</w:t>
      </w:r>
      <w:proofErr w:type="spellStart"/>
      <w:r w:rsidRPr="005F2D46">
        <w:rPr>
          <w:rFonts w:eastAsiaTheme="minorHAnsi"/>
          <w:color w:val="000000"/>
          <w:sz w:val="24"/>
          <w:szCs w:val="24"/>
        </w:rPr>
        <w:t>mov_avg</w:t>
      </w:r>
      <w:proofErr w:type="spellEnd"/>
      <w:r w:rsidRPr="005F2D46">
        <w:rPr>
          <w:rFonts w:eastAsiaTheme="minorHAnsi"/>
          <w:color w:val="000000"/>
          <w:sz w:val="24"/>
          <w:szCs w:val="24"/>
        </w:rPr>
        <w:t>*1.75) &amp;&amp; conv[i-1] &lt; (</w:t>
      </w:r>
      <w:proofErr w:type="spellStart"/>
      <w:r w:rsidRPr="005F2D46">
        <w:rPr>
          <w:rFonts w:eastAsiaTheme="minorHAnsi"/>
          <w:color w:val="000000"/>
          <w:sz w:val="24"/>
          <w:szCs w:val="24"/>
        </w:rPr>
        <w:t>mov_avg</w:t>
      </w:r>
      <w:proofErr w:type="spellEnd"/>
      <w:r w:rsidRPr="005F2D46">
        <w:rPr>
          <w:rFonts w:eastAsiaTheme="minorHAnsi"/>
          <w:color w:val="000000"/>
          <w:sz w:val="24"/>
          <w:szCs w:val="24"/>
        </w:rPr>
        <w:t xml:space="preserve">*1.75)){ </w:t>
      </w:r>
    </w:p>
    <w:p w14:paraId="7484E1AB" w14:textId="79410038"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tmp</w:t>
      </w:r>
      <w:proofErr w:type="spellEnd"/>
      <w:r w:rsidRPr="005F2D46">
        <w:rPr>
          <w:rFonts w:eastAsiaTheme="minorHAnsi"/>
          <w:color w:val="000000"/>
          <w:sz w:val="24"/>
          <w:szCs w:val="24"/>
        </w:rPr>
        <w:t>[</w:t>
      </w:r>
      <w:proofErr w:type="spellStart"/>
      <w:r w:rsidRPr="005F2D46">
        <w:rPr>
          <w:rFonts w:eastAsiaTheme="minorHAnsi"/>
          <w:color w:val="000000"/>
          <w:sz w:val="24"/>
          <w:szCs w:val="24"/>
        </w:rPr>
        <w:t>i</w:t>
      </w:r>
      <w:proofErr w:type="spellEnd"/>
      <w:r w:rsidRPr="005F2D46">
        <w:rPr>
          <w:rFonts w:eastAsiaTheme="minorHAnsi"/>
          <w:color w:val="000000"/>
          <w:sz w:val="24"/>
          <w:szCs w:val="24"/>
        </w:rPr>
        <w:t>] = (</w:t>
      </w:r>
      <w:r w:rsidRPr="005F2D46">
        <w:rPr>
          <w:rFonts w:eastAsiaTheme="minorHAnsi"/>
          <w:b/>
          <w:bCs/>
          <w:color w:val="7F0055"/>
          <w:sz w:val="24"/>
          <w:szCs w:val="24"/>
        </w:rPr>
        <w:t>double</w:t>
      </w:r>
      <w:r w:rsidRPr="005F2D46">
        <w:rPr>
          <w:rFonts w:eastAsiaTheme="minorHAnsi"/>
          <w:color w:val="000000"/>
          <w:sz w:val="24"/>
          <w:szCs w:val="24"/>
        </w:rPr>
        <w:t>) ((timestamp[</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]-timestamp[0])/333000000.0); </w:t>
      </w:r>
      <w:r w:rsidRPr="005F2D46">
        <w:rPr>
          <w:rFonts w:eastAsiaTheme="minorHAnsi"/>
          <w:color w:val="3F7F5F"/>
          <w:sz w:val="24"/>
          <w:szCs w:val="24"/>
        </w:rPr>
        <w:t>//returns time measurement in seconds</w:t>
      </w:r>
    </w:p>
    <w:p w14:paraId="28D243A0" w14:textId="4DB25E6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t>
      </w:r>
      <w:r w:rsidRPr="005F2D46">
        <w:rPr>
          <w:rFonts w:eastAsiaTheme="minorHAnsi"/>
          <w:color w:val="3F7F5F"/>
          <w:sz w:val="24"/>
          <w:szCs w:val="24"/>
          <w:u w:val="single"/>
        </w:rPr>
        <w:t>timestamp</w:t>
      </w:r>
      <w:r w:rsidRPr="005F2D46">
        <w:rPr>
          <w:rFonts w:eastAsiaTheme="minorHAnsi"/>
          <w:color w:val="3F7F5F"/>
          <w:sz w:val="24"/>
          <w:szCs w:val="24"/>
        </w:rPr>
        <w:t>[</w:t>
      </w:r>
      <w:proofErr w:type="spellStart"/>
      <w:r w:rsidRPr="005F2D46">
        <w:rPr>
          <w:rFonts w:eastAsiaTheme="minorHAnsi"/>
          <w:color w:val="3F7F5F"/>
          <w:sz w:val="24"/>
          <w:szCs w:val="24"/>
        </w:rPr>
        <w:t>i</w:t>
      </w:r>
      <w:proofErr w:type="spellEnd"/>
      <w:r w:rsidRPr="005F2D46">
        <w:rPr>
          <w:rFonts w:eastAsiaTheme="minorHAnsi"/>
          <w:color w:val="3F7F5F"/>
          <w:sz w:val="24"/>
          <w:szCs w:val="24"/>
        </w:rPr>
        <w:t>]-</w:t>
      </w:r>
      <w:r w:rsidRPr="005F2D46">
        <w:rPr>
          <w:rFonts w:eastAsiaTheme="minorHAnsi"/>
          <w:color w:val="3F7F5F"/>
          <w:sz w:val="24"/>
          <w:szCs w:val="24"/>
          <w:u w:val="single"/>
        </w:rPr>
        <w:t>timestamp</w:t>
      </w:r>
      <w:r w:rsidRPr="005F2D46">
        <w:rPr>
          <w:rFonts w:eastAsiaTheme="minorHAnsi"/>
          <w:color w:val="3F7F5F"/>
          <w:sz w:val="24"/>
          <w:szCs w:val="24"/>
        </w:rPr>
        <w:t>[0] never exceeds a 52-bit number (156 days) 2^52/(333e6*86400) , 86400 = 24*60*60</w:t>
      </w:r>
    </w:p>
    <w:p w14:paraId="2579172F" w14:textId="77777777" w:rsidR="00966EB8" w:rsidRPr="005F2D46" w:rsidRDefault="00966EB8" w:rsidP="00966EB8">
      <w:pPr>
        <w:widowControl/>
        <w:adjustRightInd w:val="0"/>
        <w:rPr>
          <w:rFonts w:eastAsiaTheme="minorHAnsi"/>
          <w:sz w:val="24"/>
          <w:szCs w:val="24"/>
        </w:rPr>
      </w:pPr>
    </w:p>
    <w:p w14:paraId="317B398C" w14:textId="4EDC6B36"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valid_index</w:t>
      </w:r>
      <w:proofErr w:type="spellEnd"/>
      <w:r w:rsidRPr="005F2D46">
        <w:rPr>
          <w:rFonts w:eastAsiaTheme="minorHAnsi"/>
          <w:color w:val="000000"/>
          <w:sz w:val="24"/>
          <w:szCs w:val="24"/>
        </w:rPr>
        <w:t xml:space="preserve">[j] =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w:t>
      </w:r>
      <w:r w:rsidRPr="005F2D46">
        <w:rPr>
          <w:rFonts w:eastAsiaTheme="minorHAnsi"/>
          <w:color w:val="3F7F5F"/>
          <w:sz w:val="24"/>
          <w:szCs w:val="24"/>
        </w:rPr>
        <w:t xml:space="preserve">//store valid </w:t>
      </w:r>
      <w:r w:rsidRPr="005F2D46">
        <w:rPr>
          <w:rFonts w:eastAsiaTheme="minorHAnsi"/>
          <w:color w:val="3F7F5F"/>
          <w:sz w:val="24"/>
          <w:szCs w:val="24"/>
          <w:u w:val="single"/>
        </w:rPr>
        <w:t>timestamp</w:t>
      </w:r>
      <w:r w:rsidRPr="005F2D46">
        <w:rPr>
          <w:rFonts w:eastAsiaTheme="minorHAnsi"/>
          <w:color w:val="3F7F5F"/>
          <w:sz w:val="24"/>
          <w:szCs w:val="24"/>
        </w:rPr>
        <w:t xml:space="preserve"> index</w:t>
      </w:r>
    </w:p>
    <w:p w14:paraId="5F5B70AC" w14:textId="77777777" w:rsidR="00966EB8" w:rsidRPr="005F2D46" w:rsidRDefault="00966EB8" w:rsidP="00966EB8">
      <w:pPr>
        <w:widowControl/>
        <w:adjustRightInd w:val="0"/>
        <w:rPr>
          <w:rFonts w:eastAsiaTheme="minorHAnsi"/>
          <w:sz w:val="24"/>
          <w:szCs w:val="24"/>
        </w:rPr>
      </w:pPr>
    </w:p>
    <w:p w14:paraId="51FE54E5" w14:textId="77777777" w:rsidR="00966EB8" w:rsidRPr="005F2D46" w:rsidRDefault="00966EB8" w:rsidP="00966EB8">
      <w:pPr>
        <w:widowControl/>
        <w:adjustRightInd w:val="0"/>
        <w:rPr>
          <w:rFonts w:eastAsiaTheme="minorHAnsi"/>
          <w:sz w:val="24"/>
          <w:szCs w:val="24"/>
        </w:rPr>
      </w:pPr>
    </w:p>
    <w:p w14:paraId="250BA9F0" w14:textId="7909CFA1"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w:t>
      </w:r>
      <w:proofErr w:type="spellStart"/>
      <w:r w:rsidRPr="005F2D46">
        <w:rPr>
          <w:rFonts w:eastAsiaTheme="minorHAnsi"/>
          <w:color w:val="000000"/>
          <w:sz w:val="24"/>
          <w:szCs w:val="24"/>
        </w:rPr>
        <w:t>tmp</w:t>
      </w:r>
      <w:proofErr w:type="spellEnd"/>
      <w:r w:rsidRPr="005F2D46">
        <w:rPr>
          <w:rFonts w:eastAsiaTheme="minorHAnsi"/>
          <w:color w:val="000000"/>
          <w:sz w:val="24"/>
          <w:szCs w:val="24"/>
        </w:rPr>
        <w:t>[(</w:t>
      </w:r>
      <w:proofErr w:type="spellStart"/>
      <w:r w:rsidRPr="005F2D46">
        <w:rPr>
          <w:rFonts w:eastAsiaTheme="minorHAnsi"/>
          <w:color w:val="000000"/>
          <w:sz w:val="24"/>
          <w:szCs w:val="24"/>
        </w:rPr>
        <w:t>valid_index</w:t>
      </w:r>
      <w:proofErr w:type="spellEnd"/>
      <w:r w:rsidRPr="005F2D46">
        <w:rPr>
          <w:rFonts w:eastAsiaTheme="minorHAnsi"/>
          <w:color w:val="000000"/>
          <w:sz w:val="24"/>
          <w:szCs w:val="24"/>
        </w:rPr>
        <w:t xml:space="preserve">[j])] - </w:t>
      </w:r>
      <w:proofErr w:type="spellStart"/>
      <w:r w:rsidRPr="005F2D46">
        <w:rPr>
          <w:rFonts w:eastAsiaTheme="minorHAnsi"/>
          <w:color w:val="000000"/>
          <w:sz w:val="24"/>
          <w:szCs w:val="24"/>
        </w:rPr>
        <w:t>tmp</w:t>
      </w:r>
      <w:proofErr w:type="spellEnd"/>
      <w:r w:rsidRPr="005F2D46">
        <w:rPr>
          <w:rFonts w:eastAsiaTheme="minorHAnsi"/>
          <w:color w:val="000000"/>
          <w:sz w:val="24"/>
          <w:szCs w:val="24"/>
        </w:rPr>
        <w:t>[(</w:t>
      </w:r>
      <w:proofErr w:type="spellStart"/>
      <w:r w:rsidRPr="005F2D46">
        <w:rPr>
          <w:rFonts w:eastAsiaTheme="minorHAnsi"/>
          <w:color w:val="000000"/>
          <w:sz w:val="24"/>
          <w:szCs w:val="24"/>
        </w:rPr>
        <w:t>valid_index</w:t>
      </w:r>
      <w:proofErr w:type="spellEnd"/>
      <w:r w:rsidRPr="005F2D46">
        <w:rPr>
          <w:rFonts w:eastAsiaTheme="minorHAnsi"/>
          <w:color w:val="000000"/>
          <w:sz w:val="24"/>
          <w:szCs w:val="24"/>
        </w:rPr>
        <w:t>[j-1])] &gt; .4) &amp;&amp; j &gt;= 1) {</w:t>
      </w:r>
    </w:p>
    <w:p w14:paraId="4B83205F" w14:textId="086F4B9A"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BPM = 60/(</w:t>
      </w:r>
      <w:proofErr w:type="spellStart"/>
      <w:r w:rsidRPr="005F2D46">
        <w:rPr>
          <w:rFonts w:eastAsiaTheme="minorHAnsi"/>
          <w:color w:val="000000"/>
          <w:sz w:val="24"/>
          <w:szCs w:val="24"/>
        </w:rPr>
        <w:t>tmp</w:t>
      </w:r>
      <w:proofErr w:type="spellEnd"/>
      <w:r w:rsidRPr="005F2D46">
        <w:rPr>
          <w:rFonts w:eastAsiaTheme="minorHAnsi"/>
          <w:color w:val="000000"/>
          <w:sz w:val="24"/>
          <w:szCs w:val="24"/>
        </w:rPr>
        <w:t>[(</w:t>
      </w:r>
      <w:proofErr w:type="spellStart"/>
      <w:r w:rsidRPr="005F2D46">
        <w:rPr>
          <w:rFonts w:eastAsiaTheme="minorHAnsi"/>
          <w:color w:val="000000"/>
          <w:sz w:val="24"/>
          <w:szCs w:val="24"/>
        </w:rPr>
        <w:t>valid_index</w:t>
      </w:r>
      <w:proofErr w:type="spellEnd"/>
      <w:r w:rsidRPr="005F2D46">
        <w:rPr>
          <w:rFonts w:eastAsiaTheme="minorHAnsi"/>
          <w:color w:val="000000"/>
          <w:sz w:val="24"/>
          <w:szCs w:val="24"/>
        </w:rPr>
        <w:t xml:space="preserve">[j])] - </w:t>
      </w:r>
      <w:proofErr w:type="spellStart"/>
      <w:r w:rsidRPr="005F2D46">
        <w:rPr>
          <w:rFonts w:eastAsiaTheme="minorHAnsi"/>
          <w:color w:val="000000"/>
          <w:sz w:val="24"/>
          <w:szCs w:val="24"/>
        </w:rPr>
        <w:t>tmp</w:t>
      </w:r>
      <w:proofErr w:type="spellEnd"/>
      <w:r w:rsidRPr="005F2D46">
        <w:rPr>
          <w:rFonts w:eastAsiaTheme="minorHAnsi"/>
          <w:color w:val="000000"/>
          <w:sz w:val="24"/>
          <w:szCs w:val="24"/>
        </w:rPr>
        <w:t>[(</w:t>
      </w:r>
      <w:proofErr w:type="spellStart"/>
      <w:r w:rsidRPr="005F2D46">
        <w:rPr>
          <w:rFonts w:eastAsiaTheme="minorHAnsi"/>
          <w:color w:val="000000"/>
          <w:sz w:val="24"/>
          <w:szCs w:val="24"/>
        </w:rPr>
        <w:t>valid_index</w:t>
      </w:r>
      <w:proofErr w:type="spellEnd"/>
      <w:r w:rsidRPr="005F2D46">
        <w:rPr>
          <w:rFonts w:eastAsiaTheme="minorHAnsi"/>
          <w:color w:val="000000"/>
          <w:sz w:val="24"/>
          <w:szCs w:val="24"/>
        </w:rPr>
        <w:t>[j-1])]);</w:t>
      </w:r>
    </w:p>
    <w:p w14:paraId="007DC198" w14:textId="77777777" w:rsidR="00966EB8" w:rsidRPr="005F2D46" w:rsidRDefault="00966EB8" w:rsidP="00966EB8">
      <w:pPr>
        <w:widowControl/>
        <w:adjustRightInd w:val="0"/>
        <w:rPr>
          <w:rFonts w:eastAsiaTheme="minorHAnsi"/>
          <w:sz w:val="24"/>
          <w:szCs w:val="24"/>
        </w:rPr>
      </w:pPr>
    </w:p>
    <w:p w14:paraId="737898F7" w14:textId="30B40D04"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//neglect bad BPM</w:t>
      </w:r>
    </w:p>
    <w:p w14:paraId="74913723" w14:textId="06642388"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 xml:space="preserve"> (BPM &gt; 40 &amp;&amp; BPM &lt; 160) {</w:t>
      </w:r>
    </w:p>
    <w:p w14:paraId="01FD2564" w14:textId="4AB3BA0C" w:rsidR="00966EB8" w:rsidRPr="005F2D46" w:rsidRDefault="00966EB8" w:rsidP="00966EB8">
      <w:pPr>
        <w:widowControl/>
        <w:adjustRightInd w:val="0"/>
        <w:rPr>
          <w:rFonts w:eastAsiaTheme="minorHAnsi"/>
          <w:sz w:val="24"/>
          <w:szCs w:val="24"/>
        </w:rPr>
      </w:pPr>
      <w:proofErr w:type="spellStart"/>
      <w:r w:rsidRPr="005F2D46">
        <w:rPr>
          <w:rFonts w:eastAsiaTheme="minorHAnsi"/>
          <w:b/>
          <w:bCs/>
          <w:color w:val="642880"/>
          <w:sz w:val="24"/>
          <w:szCs w:val="24"/>
        </w:rPr>
        <w:t>printf</w:t>
      </w:r>
      <w:proofErr w:type="spellEnd"/>
      <w:r w:rsidRPr="005F2D46">
        <w:rPr>
          <w:rFonts w:eastAsiaTheme="minorHAnsi"/>
          <w:color w:val="000000"/>
          <w:sz w:val="24"/>
          <w:szCs w:val="24"/>
        </w:rPr>
        <w:t>(</w:t>
      </w:r>
      <w:r w:rsidRPr="005F2D46">
        <w:rPr>
          <w:rFonts w:eastAsiaTheme="minorHAnsi"/>
          <w:color w:val="2A00FF"/>
          <w:sz w:val="24"/>
          <w:szCs w:val="24"/>
        </w:rPr>
        <w:t>"rising edge[%d]= %.04lf \n"</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tmp</w:t>
      </w:r>
      <w:proofErr w:type="spellEnd"/>
      <w:r w:rsidRPr="005F2D46">
        <w:rPr>
          <w:rFonts w:eastAsiaTheme="minorHAnsi"/>
          <w:color w:val="000000"/>
          <w:sz w:val="24"/>
          <w:szCs w:val="24"/>
        </w:rPr>
        <w:t>[</w:t>
      </w: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roofErr w:type="spellStart"/>
      <w:r w:rsidRPr="005F2D46">
        <w:rPr>
          <w:rFonts w:eastAsiaTheme="minorHAnsi"/>
          <w:color w:val="000000"/>
          <w:sz w:val="24"/>
          <w:szCs w:val="24"/>
        </w:rPr>
        <w:t>tmp</w:t>
      </w:r>
      <w:proofErr w:type="spellEnd"/>
      <w:r w:rsidRPr="005F2D46">
        <w:rPr>
          <w:rFonts w:eastAsiaTheme="minorHAnsi"/>
          <w:color w:val="000000"/>
          <w:sz w:val="24"/>
          <w:szCs w:val="24"/>
        </w:rPr>
        <w:t>[i-1]);</w:t>
      </w:r>
    </w:p>
    <w:p w14:paraId="6790218D" w14:textId="6BF54D8D" w:rsidR="00966EB8" w:rsidRPr="005F2D46" w:rsidRDefault="00966EB8" w:rsidP="00966EB8">
      <w:pPr>
        <w:widowControl/>
        <w:adjustRightInd w:val="0"/>
        <w:rPr>
          <w:rFonts w:eastAsiaTheme="minorHAnsi"/>
          <w:sz w:val="24"/>
          <w:szCs w:val="24"/>
        </w:rPr>
      </w:pPr>
      <w:proofErr w:type="spellStart"/>
      <w:r w:rsidRPr="005F2D46">
        <w:rPr>
          <w:rFonts w:eastAsiaTheme="minorHAnsi"/>
          <w:b/>
          <w:bCs/>
          <w:color w:val="642880"/>
          <w:sz w:val="24"/>
          <w:szCs w:val="24"/>
        </w:rPr>
        <w:t>printf</w:t>
      </w:r>
      <w:proofErr w:type="spellEnd"/>
      <w:r w:rsidRPr="005F2D46">
        <w:rPr>
          <w:rFonts w:eastAsiaTheme="minorHAnsi"/>
          <w:color w:val="000000"/>
          <w:sz w:val="24"/>
          <w:szCs w:val="24"/>
        </w:rPr>
        <w:t>(</w:t>
      </w:r>
      <w:r w:rsidRPr="005F2D46">
        <w:rPr>
          <w:rFonts w:eastAsiaTheme="minorHAnsi"/>
          <w:color w:val="2A00FF"/>
          <w:sz w:val="24"/>
          <w:szCs w:val="24"/>
        </w:rPr>
        <w:t>"BPM = %.04lf \n"</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 BPM);</w:t>
      </w:r>
    </w:p>
    <w:p w14:paraId="1F640F38" w14:textId="77777777" w:rsidR="00966EB8" w:rsidRPr="005F2D46" w:rsidRDefault="00966EB8" w:rsidP="00966EB8">
      <w:pPr>
        <w:widowControl/>
        <w:adjustRightInd w:val="0"/>
        <w:rPr>
          <w:rFonts w:eastAsiaTheme="minorHAnsi"/>
          <w:sz w:val="24"/>
          <w:szCs w:val="24"/>
        </w:rPr>
      </w:pPr>
    </w:p>
    <w:p w14:paraId="5CA89E86" w14:textId="3CAD0958"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//GSR Reading, channel 1 = Pin V2</w:t>
      </w:r>
    </w:p>
    <w:p w14:paraId="4BD669F3" w14:textId="554C36D4"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AD2_ReadConv(&amp;</w:t>
      </w:r>
      <w:proofErr w:type="spellStart"/>
      <w:r w:rsidRPr="005F2D46">
        <w:rPr>
          <w:rFonts w:eastAsiaTheme="minorHAnsi"/>
          <w:color w:val="000000"/>
          <w:sz w:val="24"/>
          <w:szCs w:val="24"/>
        </w:rPr>
        <w:t>myDevice</w:t>
      </w:r>
      <w:proofErr w:type="spellEnd"/>
      <w:r w:rsidRPr="005F2D46">
        <w:rPr>
          <w:rFonts w:eastAsiaTheme="minorHAnsi"/>
          <w:color w:val="000000"/>
          <w:sz w:val="24"/>
          <w:szCs w:val="24"/>
        </w:rPr>
        <w:t>, &amp;ADC);</w:t>
      </w:r>
    </w:p>
    <w:p w14:paraId="7BAB5EFF" w14:textId="77777777" w:rsidR="00966EB8" w:rsidRPr="005F2D46" w:rsidRDefault="00966EB8" w:rsidP="00966EB8">
      <w:pPr>
        <w:widowControl/>
        <w:adjustRightInd w:val="0"/>
        <w:rPr>
          <w:rFonts w:eastAsiaTheme="minorHAnsi"/>
          <w:sz w:val="24"/>
          <w:szCs w:val="24"/>
        </w:rPr>
      </w:pPr>
    </w:p>
    <w:p w14:paraId="78686707" w14:textId="67E05641"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Keep 12-bit result, masking or bit select</w:t>
      </w:r>
    </w:p>
    <w:p w14:paraId="58456443" w14:textId="2459E364"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ADC &amp;= 0xFFF;</w:t>
      </w:r>
    </w:p>
    <w:p w14:paraId="79244DC1" w14:textId="77777777" w:rsidR="00966EB8" w:rsidRPr="005F2D46" w:rsidRDefault="00966EB8" w:rsidP="00966EB8">
      <w:pPr>
        <w:widowControl/>
        <w:adjustRightInd w:val="0"/>
        <w:rPr>
          <w:rFonts w:eastAsiaTheme="minorHAnsi"/>
          <w:sz w:val="24"/>
          <w:szCs w:val="24"/>
        </w:rPr>
      </w:pPr>
    </w:p>
    <w:p w14:paraId="00C7E924" w14:textId="27753CC2"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//Scale captured data such that 0x000:0xFFF =&gt; 0.0:3.3</w:t>
      </w:r>
    </w:p>
    <w:p w14:paraId="1047BFA8" w14:textId="57A8B89D"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voltage = (</w:t>
      </w:r>
      <w:r w:rsidRPr="005F2D46">
        <w:rPr>
          <w:rFonts w:eastAsiaTheme="minorHAnsi"/>
          <w:b/>
          <w:bCs/>
          <w:color w:val="7F0055"/>
          <w:sz w:val="24"/>
          <w:szCs w:val="24"/>
        </w:rPr>
        <w:t>double</w:t>
      </w:r>
      <w:r w:rsidRPr="005F2D46">
        <w:rPr>
          <w:rFonts w:eastAsiaTheme="minorHAnsi"/>
          <w:color w:val="000000"/>
          <w:sz w:val="24"/>
          <w:szCs w:val="24"/>
        </w:rPr>
        <w:t>) (ADC &amp; AD2_DATA_MASK) * 3.3 / (AD2_DATA_MASK + 1);</w:t>
      </w:r>
    </w:p>
    <w:p w14:paraId="2B903EA4" w14:textId="77777777" w:rsidR="00966EB8" w:rsidRPr="005F2D46" w:rsidRDefault="00966EB8" w:rsidP="00966EB8">
      <w:pPr>
        <w:widowControl/>
        <w:adjustRightInd w:val="0"/>
        <w:rPr>
          <w:rFonts w:eastAsiaTheme="minorHAnsi"/>
          <w:sz w:val="24"/>
          <w:szCs w:val="24"/>
        </w:rPr>
      </w:pPr>
    </w:p>
    <w:p w14:paraId="57BFD7CE" w14:textId="7EBF4C94"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 Pull channel read information out of </w:t>
      </w:r>
      <w:r w:rsidRPr="005F2D46">
        <w:rPr>
          <w:rFonts w:eastAsiaTheme="minorHAnsi"/>
          <w:color w:val="3F7F5F"/>
          <w:sz w:val="24"/>
          <w:szCs w:val="24"/>
          <w:u w:val="single"/>
        </w:rPr>
        <w:t>conv</w:t>
      </w:r>
    </w:p>
    <w:p w14:paraId="75C6E132" w14:textId="0BE9B90A"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channel = (ADC &amp; AD2_CHANNEL_MASK) &gt;&gt; AD2_CHANNEL_BIT;</w:t>
      </w:r>
    </w:p>
    <w:p w14:paraId="69BA3E23" w14:textId="77777777" w:rsidR="00966EB8" w:rsidRPr="005F2D46" w:rsidRDefault="00966EB8" w:rsidP="00966EB8">
      <w:pPr>
        <w:widowControl/>
        <w:adjustRightInd w:val="0"/>
        <w:rPr>
          <w:rFonts w:eastAsiaTheme="minorHAnsi"/>
          <w:sz w:val="24"/>
          <w:szCs w:val="24"/>
        </w:rPr>
      </w:pPr>
    </w:p>
    <w:p w14:paraId="28EEB209" w14:textId="206C5E12"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for</w:t>
      </w:r>
      <w:r w:rsidRPr="005F2D46">
        <w:rPr>
          <w:rFonts w:eastAsiaTheme="minorHAnsi"/>
          <w:color w:val="000000"/>
          <w:sz w:val="24"/>
          <w:szCs w:val="24"/>
        </w:rPr>
        <w:t>(range=0; range &lt;= 8; range++){</w:t>
      </w:r>
    </w:p>
    <w:p w14:paraId="6830DDA2" w14:textId="78619D2C"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 xml:space="preserve">(voltage &lt; </w:t>
      </w:r>
      <w:proofErr w:type="spellStart"/>
      <w:r w:rsidRPr="005F2D46">
        <w:rPr>
          <w:rFonts w:eastAsiaTheme="minorHAnsi"/>
          <w:color w:val="000000"/>
          <w:sz w:val="24"/>
          <w:szCs w:val="24"/>
        </w:rPr>
        <w:t>vout</w:t>
      </w:r>
      <w:proofErr w:type="spellEnd"/>
      <w:r w:rsidRPr="005F2D46">
        <w:rPr>
          <w:rFonts w:eastAsiaTheme="minorHAnsi"/>
          <w:color w:val="000000"/>
          <w:sz w:val="24"/>
          <w:szCs w:val="24"/>
        </w:rPr>
        <w:t xml:space="preserve">[range] &amp;&amp; voltage &gt; </w:t>
      </w:r>
      <w:proofErr w:type="spellStart"/>
      <w:r w:rsidRPr="005F2D46">
        <w:rPr>
          <w:rFonts w:eastAsiaTheme="minorHAnsi"/>
          <w:color w:val="000000"/>
          <w:sz w:val="24"/>
          <w:szCs w:val="24"/>
        </w:rPr>
        <w:t>vout</w:t>
      </w:r>
      <w:proofErr w:type="spellEnd"/>
      <w:r w:rsidRPr="005F2D46">
        <w:rPr>
          <w:rFonts w:eastAsiaTheme="minorHAnsi"/>
          <w:color w:val="000000"/>
          <w:sz w:val="24"/>
          <w:szCs w:val="24"/>
        </w:rPr>
        <w:t>[range+1]){</w:t>
      </w:r>
    </w:p>
    <w:p w14:paraId="35B36BF0" w14:textId="53D78982"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lastRenderedPageBreak/>
        <w:t xml:space="preserve">result = </w:t>
      </w:r>
      <w:proofErr w:type="spellStart"/>
      <w:r w:rsidRPr="005F2D46">
        <w:rPr>
          <w:rFonts w:eastAsiaTheme="minorHAnsi"/>
          <w:color w:val="000000"/>
          <w:sz w:val="24"/>
          <w:szCs w:val="24"/>
        </w:rPr>
        <w:t>rs</w:t>
      </w:r>
      <w:proofErr w:type="spellEnd"/>
      <w:r w:rsidRPr="005F2D46">
        <w:rPr>
          <w:rFonts w:eastAsiaTheme="minorHAnsi"/>
          <w:color w:val="000000"/>
          <w:sz w:val="24"/>
          <w:szCs w:val="24"/>
        </w:rPr>
        <w:t>[range] + (fabs(</w:t>
      </w:r>
      <w:proofErr w:type="spellStart"/>
      <w:r w:rsidRPr="005F2D46">
        <w:rPr>
          <w:rFonts w:eastAsiaTheme="minorHAnsi"/>
          <w:color w:val="000000"/>
          <w:sz w:val="24"/>
          <w:szCs w:val="24"/>
        </w:rPr>
        <w:t>vout</w:t>
      </w:r>
      <w:proofErr w:type="spellEnd"/>
      <w:r w:rsidRPr="005F2D46">
        <w:rPr>
          <w:rFonts w:eastAsiaTheme="minorHAnsi"/>
          <w:color w:val="000000"/>
          <w:sz w:val="24"/>
          <w:szCs w:val="24"/>
        </w:rPr>
        <w:t>[range] - voltage)/0.0032)*(10000.0*</w:t>
      </w:r>
      <w:proofErr w:type="spellStart"/>
      <w:r w:rsidRPr="005F2D46">
        <w:rPr>
          <w:rFonts w:eastAsiaTheme="minorHAnsi"/>
          <w:color w:val="000000"/>
          <w:sz w:val="24"/>
          <w:szCs w:val="24"/>
        </w:rPr>
        <w:t>inc_rs</w:t>
      </w:r>
      <w:proofErr w:type="spellEnd"/>
      <w:r w:rsidRPr="005F2D46">
        <w:rPr>
          <w:rFonts w:eastAsiaTheme="minorHAnsi"/>
          <w:color w:val="000000"/>
          <w:sz w:val="24"/>
          <w:szCs w:val="24"/>
        </w:rPr>
        <w:t>[range]);</w:t>
      </w:r>
    </w:p>
    <w:p w14:paraId="3F40B918" w14:textId="0EC3290E"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skin_cond</w:t>
      </w:r>
      <w:proofErr w:type="spellEnd"/>
      <w:r w:rsidRPr="005F2D46">
        <w:rPr>
          <w:rFonts w:eastAsiaTheme="minorHAnsi"/>
          <w:color w:val="000000"/>
          <w:sz w:val="24"/>
          <w:szCs w:val="24"/>
        </w:rPr>
        <w:t xml:space="preserve"> = (1/result);</w:t>
      </w:r>
    </w:p>
    <w:p w14:paraId="31099E91" w14:textId="700AB5FB"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skin_cond</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skin_cond</w:t>
      </w:r>
      <w:proofErr w:type="spellEnd"/>
      <w:r w:rsidRPr="005F2D46">
        <w:rPr>
          <w:rFonts w:eastAsiaTheme="minorHAnsi"/>
          <w:color w:val="000000"/>
          <w:sz w:val="24"/>
          <w:szCs w:val="24"/>
        </w:rPr>
        <w:t xml:space="preserve"> * 10e6;</w:t>
      </w:r>
    </w:p>
    <w:p w14:paraId="5914FA24" w14:textId="65F44B5A"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t>
      </w:r>
      <w:proofErr w:type="spellStart"/>
      <w:r w:rsidRPr="005F2D46">
        <w:rPr>
          <w:rFonts w:eastAsiaTheme="minorHAnsi"/>
          <w:color w:val="3F7F5F"/>
          <w:sz w:val="24"/>
          <w:szCs w:val="24"/>
          <w:u w:val="single"/>
        </w:rPr>
        <w:t>printf</w:t>
      </w:r>
      <w:proofErr w:type="spellEnd"/>
      <w:r w:rsidRPr="005F2D46">
        <w:rPr>
          <w:rFonts w:eastAsiaTheme="minorHAnsi"/>
          <w:color w:val="3F7F5F"/>
          <w:sz w:val="24"/>
          <w:szCs w:val="24"/>
        </w:rPr>
        <w:t xml:space="preserve">("skin resistance = %.04lf </w:t>
      </w:r>
      <w:r w:rsidRPr="005F2D46">
        <w:rPr>
          <w:rFonts w:eastAsiaTheme="minorHAnsi"/>
          <w:color w:val="3F7F5F"/>
          <w:sz w:val="24"/>
          <w:szCs w:val="24"/>
          <w:u w:val="single"/>
        </w:rPr>
        <w:t>Ohms</w:t>
      </w:r>
      <w:r w:rsidRPr="005F2D46">
        <w:rPr>
          <w:rFonts w:eastAsiaTheme="minorHAnsi"/>
          <w:color w:val="3F7F5F"/>
          <w:sz w:val="24"/>
          <w:szCs w:val="24"/>
        </w:rPr>
        <w:t xml:space="preserve"> \r\n", result);</w:t>
      </w:r>
    </w:p>
    <w:p w14:paraId="14CD0C46" w14:textId="67FBAE8F" w:rsidR="00966EB8" w:rsidRPr="005F2D46" w:rsidRDefault="00966EB8" w:rsidP="00966EB8">
      <w:pPr>
        <w:widowControl/>
        <w:adjustRightInd w:val="0"/>
        <w:rPr>
          <w:rFonts w:eastAsiaTheme="minorHAnsi"/>
          <w:sz w:val="24"/>
          <w:szCs w:val="24"/>
        </w:rPr>
      </w:pPr>
      <w:proofErr w:type="spellStart"/>
      <w:r w:rsidRPr="005F2D46">
        <w:rPr>
          <w:rFonts w:eastAsiaTheme="minorHAnsi"/>
          <w:b/>
          <w:bCs/>
          <w:color w:val="642880"/>
          <w:sz w:val="24"/>
          <w:szCs w:val="24"/>
        </w:rPr>
        <w:t>printf</w:t>
      </w:r>
      <w:proofErr w:type="spellEnd"/>
      <w:r w:rsidRPr="005F2D46">
        <w:rPr>
          <w:rFonts w:eastAsiaTheme="minorHAnsi"/>
          <w:color w:val="000000"/>
          <w:sz w:val="24"/>
          <w:szCs w:val="24"/>
        </w:rPr>
        <w:t>(</w:t>
      </w:r>
      <w:r w:rsidRPr="005F2D46">
        <w:rPr>
          <w:rFonts w:eastAsiaTheme="minorHAnsi"/>
          <w:color w:val="2A00FF"/>
          <w:sz w:val="24"/>
          <w:szCs w:val="24"/>
        </w:rPr>
        <w:t xml:space="preserve">"skin </w:t>
      </w:r>
      <w:r w:rsidRPr="005F2D46">
        <w:rPr>
          <w:rFonts w:eastAsiaTheme="minorHAnsi"/>
          <w:color w:val="2A00FF"/>
          <w:sz w:val="24"/>
          <w:szCs w:val="24"/>
          <w:u w:val="single"/>
        </w:rPr>
        <w:t>conductance</w:t>
      </w:r>
      <w:r w:rsidRPr="005F2D46">
        <w:rPr>
          <w:rFonts w:eastAsiaTheme="minorHAnsi"/>
          <w:color w:val="2A00FF"/>
          <w:sz w:val="24"/>
          <w:szCs w:val="24"/>
        </w:rPr>
        <w:t xml:space="preserve"> = %.04f </w:t>
      </w:r>
      <w:proofErr w:type="spellStart"/>
      <w:r w:rsidRPr="005F2D46">
        <w:rPr>
          <w:rFonts w:eastAsiaTheme="minorHAnsi"/>
          <w:color w:val="2A00FF"/>
          <w:sz w:val="24"/>
          <w:szCs w:val="24"/>
        </w:rPr>
        <w:t>microSiemens</w:t>
      </w:r>
      <w:proofErr w:type="spellEnd"/>
      <w:r w:rsidRPr="005F2D46">
        <w:rPr>
          <w:rFonts w:eastAsiaTheme="minorHAnsi"/>
          <w:color w:val="2A00FF"/>
          <w:sz w:val="24"/>
          <w:szCs w:val="24"/>
        </w:rPr>
        <w:t xml:space="preserve"> \n"</w:t>
      </w:r>
      <w:r w:rsidRPr="005F2D46">
        <w:rPr>
          <w:rFonts w:eastAsiaTheme="minorHAnsi"/>
          <w:color w:val="000000"/>
          <w:sz w:val="24"/>
          <w:szCs w:val="24"/>
        </w:rPr>
        <w:t xml:space="preserve">, </w:t>
      </w:r>
      <w:proofErr w:type="spellStart"/>
      <w:r w:rsidRPr="005F2D46">
        <w:rPr>
          <w:rFonts w:eastAsiaTheme="minorHAnsi"/>
          <w:color w:val="000000"/>
          <w:sz w:val="24"/>
          <w:szCs w:val="24"/>
        </w:rPr>
        <w:t>skin_cond</w:t>
      </w:r>
      <w:proofErr w:type="spellEnd"/>
      <w:r w:rsidRPr="005F2D46">
        <w:rPr>
          <w:rFonts w:eastAsiaTheme="minorHAnsi"/>
          <w:color w:val="000000"/>
          <w:sz w:val="24"/>
          <w:szCs w:val="24"/>
        </w:rPr>
        <w:t>);</w:t>
      </w:r>
    </w:p>
    <w:p w14:paraId="195CA110" w14:textId="3D648F3F"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119BAF2B" w14:textId="55D841EC"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1C9BBB9F" w14:textId="77777777" w:rsidR="00966EB8" w:rsidRPr="005F2D46" w:rsidRDefault="00966EB8" w:rsidP="00966EB8">
      <w:pPr>
        <w:widowControl/>
        <w:adjustRightInd w:val="0"/>
        <w:rPr>
          <w:rFonts w:eastAsiaTheme="minorHAnsi"/>
          <w:sz w:val="24"/>
          <w:szCs w:val="24"/>
        </w:rPr>
      </w:pPr>
    </w:p>
    <w:p w14:paraId="1D7982AE" w14:textId="6465D2FF"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celsius</w:t>
      </w:r>
      <w:proofErr w:type="spellEnd"/>
      <w:r w:rsidRPr="005F2D46">
        <w:rPr>
          <w:rFonts w:eastAsiaTheme="minorHAnsi"/>
          <w:color w:val="000000"/>
          <w:sz w:val="24"/>
          <w:szCs w:val="24"/>
        </w:rPr>
        <w:t xml:space="preserve"> = TC1_getTemp(&amp;myDevice2);</w:t>
      </w:r>
    </w:p>
    <w:p w14:paraId="5996FE5D" w14:textId="315C7FCB"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fahrenheit</w:t>
      </w:r>
      <w:proofErr w:type="spellEnd"/>
      <w:r w:rsidRPr="005F2D46">
        <w:rPr>
          <w:rFonts w:eastAsiaTheme="minorHAnsi"/>
          <w:color w:val="000000"/>
          <w:sz w:val="24"/>
          <w:szCs w:val="24"/>
        </w:rPr>
        <w:t xml:space="preserve"> = TC1_tempC2F(</w:t>
      </w:r>
      <w:proofErr w:type="spellStart"/>
      <w:r w:rsidRPr="005F2D46">
        <w:rPr>
          <w:rFonts w:eastAsiaTheme="minorHAnsi"/>
          <w:color w:val="000000"/>
          <w:sz w:val="24"/>
          <w:szCs w:val="24"/>
        </w:rPr>
        <w:t>celsius</w:t>
      </w:r>
      <w:proofErr w:type="spellEnd"/>
      <w:r w:rsidRPr="005F2D46">
        <w:rPr>
          <w:rFonts w:eastAsiaTheme="minorHAnsi"/>
          <w:color w:val="000000"/>
          <w:sz w:val="24"/>
          <w:szCs w:val="24"/>
        </w:rPr>
        <w:t>);</w:t>
      </w:r>
    </w:p>
    <w:p w14:paraId="10A9159F" w14:textId="77777777" w:rsidR="00966EB8" w:rsidRPr="005F2D46" w:rsidRDefault="00966EB8" w:rsidP="00966EB8">
      <w:pPr>
        <w:widowControl/>
        <w:adjustRightInd w:val="0"/>
        <w:rPr>
          <w:rFonts w:eastAsiaTheme="minorHAnsi"/>
          <w:sz w:val="24"/>
          <w:szCs w:val="24"/>
        </w:rPr>
      </w:pPr>
    </w:p>
    <w:p w14:paraId="41AF3473" w14:textId="449F4B97" w:rsidR="00966EB8" w:rsidRPr="005F2D46" w:rsidRDefault="00966EB8" w:rsidP="00966EB8">
      <w:pPr>
        <w:widowControl/>
        <w:adjustRightInd w:val="0"/>
        <w:rPr>
          <w:rFonts w:eastAsiaTheme="minorHAnsi"/>
          <w:sz w:val="24"/>
          <w:szCs w:val="24"/>
        </w:rPr>
      </w:pPr>
      <w:proofErr w:type="spellStart"/>
      <w:r w:rsidRPr="005F2D46">
        <w:rPr>
          <w:rFonts w:eastAsiaTheme="minorHAnsi"/>
          <w:b/>
          <w:bCs/>
          <w:color w:val="642880"/>
          <w:sz w:val="24"/>
          <w:szCs w:val="24"/>
        </w:rPr>
        <w:t>printf</w:t>
      </w:r>
      <w:proofErr w:type="spellEnd"/>
      <w:r w:rsidRPr="005F2D46">
        <w:rPr>
          <w:rFonts w:eastAsiaTheme="minorHAnsi"/>
          <w:color w:val="000000"/>
          <w:sz w:val="24"/>
          <w:szCs w:val="24"/>
        </w:rPr>
        <w:t>(</w:t>
      </w:r>
      <w:r w:rsidRPr="005F2D46">
        <w:rPr>
          <w:rFonts w:eastAsiaTheme="minorHAnsi"/>
          <w:color w:val="2A00FF"/>
          <w:sz w:val="24"/>
          <w:szCs w:val="24"/>
        </w:rPr>
        <w:t xml:space="preserve">"Temperature: %0.3f </w:t>
      </w:r>
      <w:r w:rsidRPr="005F2D46">
        <w:rPr>
          <w:rFonts w:eastAsiaTheme="minorHAnsi"/>
          <w:color w:val="2A00FF"/>
          <w:sz w:val="24"/>
          <w:szCs w:val="24"/>
          <w:u w:val="single"/>
        </w:rPr>
        <w:t>deg</w:t>
      </w:r>
      <w:r w:rsidRPr="005F2D46">
        <w:rPr>
          <w:rFonts w:eastAsiaTheme="minorHAnsi"/>
          <w:color w:val="2A00FF"/>
          <w:sz w:val="24"/>
          <w:szCs w:val="24"/>
        </w:rPr>
        <w:t xml:space="preserve"> F   %0.3f </w:t>
      </w:r>
      <w:r w:rsidRPr="005F2D46">
        <w:rPr>
          <w:rFonts w:eastAsiaTheme="minorHAnsi"/>
          <w:color w:val="2A00FF"/>
          <w:sz w:val="24"/>
          <w:szCs w:val="24"/>
          <w:u w:val="single"/>
        </w:rPr>
        <w:t>deg</w:t>
      </w:r>
      <w:r w:rsidRPr="005F2D46">
        <w:rPr>
          <w:rFonts w:eastAsiaTheme="minorHAnsi"/>
          <w:color w:val="2A00FF"/>
          <w:sz w:val="24"/>
          <w:szCs w:val="24"/>
        </w:rPr>
        <w:t xml:space="preserve"> C\n\r"</w:t>
      </w:r>
      <w:r w:rsidRPr="005F2D46">
        <w:rPr>
          <w:rFonts w:eastAsiaTheme="minorHAnsi"/>
          <w:color w:val="000000"/>
          <w:sz w:val="24"/>
          <w:szCs w:val="24"/>
        </w:rPr>
        <w:t>, (</w:t>
      </w:r>
      <w:proofErr w:type="spellStart"/>
      <w:r w:rsidRPr="005F2D46">
        <w:rPr>
          <w:rFonts w:eastAsiaTheme="minorHAnsi"/>
          <w:color w:val="000000"/>
          <w:sz w:val="24"/>
          <w:szCs w:val="24"/>
        </w:rPr>
        <w:t>fahrenheit</w:t>
      </w:r>
      <w:proofErr w:type="spellEnd"/>
      <w:r w:rsidRPr="005F2D46">
        <w:rPr>
          <w:rFonts w:eastAsiaTheme="minorHAnsi"/>
          <w:color w:val="000000"/>
          <w:sz w:val="24"/>
          <w:szCs w:val="24"/>
        </w:rPr>
        <w:t>), (</w:t>
      </w:r>
      <w:proofErr w:type="spellStart"/>
      <w:r w:rsidRPr="005F2D46">
        <w:rPr>
          <w:rFonts w:eastAsiaTheme="minorHAnsi"/>
          <w:color w:val="000000"/>
          <w:sz w:val="24"/>
          <w:szCs w:val="24"/>
        </w:rPr>
        <w:t>celsius</w:t>
      </w:r>
      <w:proofErr w:type="spellEnd"/>
      <w:r w:rsidRPr="005F2D46">
        <w:rPr>
          <w:rFonts w:eastAsiaTheme="minorHAnsi"/>
          <w:color w:val="000000"/>
          <w:sz w:val="24"/>
          <w:szCs w:val="24"/>
        </w:rPr>
        <w:t>));</w:t>
      </w:r>
    </w:p>
    <w:p w14:paraId="797C08C0" w14:textId="77777777" w:rsidR="00966EB8" w:rsidRPr="005F2D46" w:rsidRDefault="00966EB8" w:rsidP="00966EB8">
      <w:pPr>
        <w:widowControl/>
        <w:adjustRightInd w:val="0"/>
        <w:rPr>
          <w:rFonts w:eastAsiaTheme="minorHAnsi"/>
          <w:sz w:val="24"/>
          <w:szCs w:val="24"/>
        </w:rPr>
      </w:pPr>
    </w:p>
    <w:p w14:paraId="266899F3" w14:textId="2E23A63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int</w:t>
      </w:r>
      <w:r w:rsidRPr="005F2D46">
        <w:rPr>
          <w:rFonts w:eastAsiaTheme="minorHAnsi"/>
          <w:color w:val="000000"/>
          <w:sz w:val="24"/>
          <w:szCs w:val="24"/>
        </w:rPr>
        <w:t xml:space="preserve">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ib</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
    <w:p w14:paraId="15E6BDD8" w14:textId="28AC54F6"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u8</w:t>
      </w:r>
      <w:r w:rsidRPr="005F2D46">
        <w:rPr>
          <w:rFonts w:eastAsiaTheme="minorHAnsi"/>
          <w:color w:val="000000"/>
          <w:sz w:val="24"/>
          <w:szCs w:val="24"/>
        </w:rPr>
        <w:t xml:space="preserve"> *pat;</w:t>
      </w:r>
    </w:p>
    <w:p w14:paraId="500DD4A5" w14:textId="7644380E"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char</w:t>
      </w:r>
      <w:r w:rsidRPr="005F2D46">
        <w:rPr>
          <w:rFonts w:eastAsiaTheme="minorHAnsi"/>
          <w:color w:val="000000"/>
          <w:sz w:val="24"/>
          <w:szCs w:val="24"/>
        </w:rPr>
        <w:t xml:space="preserve"> c;</w:t>
      </w:r>
    </w:p>
    <w:p w14:paraId="3DA39B3A" w14:textId="77777777" w:rsidR="00966EB8" w:rsidRPr="005F2D46" w:rsidRDefault="00966EB8" w:rsidP="00966EB8">
      <w:pPr>
        <w:widowControl/>
        <w:adjustRightInd w:val="0"/>
        <w:rPr>
          <w:rFonts w:eastAsiaTheme="minorHAnsi"/>
          <w:sz w:val="24"/>
          <w:szCs w:val="24"/>
        </w:rPr>
      </w:pPr>
    </w:p>
    <w:p w14:paraId="4886DF61" w14:textId="3227775C"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//while (1) {</w:t>
      </w:r>
    </w:p>
    <w:p w14:paraId="793467DF" w14:textId="2F1ACB15"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xml:space="preserve">// </w:t>
      </w:r>
      <w:proofErr w:type="spellStart"/>
      <w:r w:rsidRPr="005F2D46">
        <w:rPr>
          <w:rFonts w:eastAsiaTheme="minorHAnsi"/>
          <w:color w:val="3F7F5F"/>
          <w:sz w:val="24"/>
          <w:szCs w:val="24"/>
        </w:rPr>
        <w:t>xil_printf</w:t>
      </w:r>
      <w:proofErr w:type="spellEnd"/>
      <w:r w:rsidRPr="005F2D46">
        <w:rPr>
          <w:rFonts w:eastAsiaTheme="minorHAnsi"/>
          <w:color w:val="3F7F5F"/>
          <w:sz w:val="24"/>
          <w:szCs w:val="24"/>
        </w:rPr>
        <w:t>("entering loop\r\n");</w:t>
      </w:r>
    </w:p>
    <w:p w14:paraId="6A81DBD5" w14:textId="31EDA31F"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Choosing Fill pattern 0</w:t>
      </w:r>
    </w:p>
    <w:p w14:paraId="12DB641B" w14:textId="0497A279"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 xml:space="preserve">pat = </w:t>
      </w:r>
      <w:proofErr w:type="spellStart"/>
      <w:r w:rsidRPr="005F2D46">
        <w:rPr>
          <w:rFonts w:eastAsiaTheme="minorHAnsi"/>
          <w:color w:val="000000"/>
          <w:sz w:val="24"/>
          <w:szCs w:val="24"/>
        </w:rPr>
        <w:t>OLED_GetStdPattern</w:t>
      </w:r>
      <w:proofErr w:type="spellEnd"/>
      <w:r w:rsidRPr="005F2D46">
        <w:rPr>
          <w:rFonts w:eastAsiaTheme="minorHAnsi"/>
          <w:color w:val="000000"/>
          <w:sz w:val="24"/>
          <w:szCs w:val="24"/>
        </w:rPr>
        <w:t>(0);</w:t>
      </w:r>
    </w:p>
    <w:p w14:paraId="059C1E9A" w14:textId="4840B700"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OLED_SetFillPattern</w:t>
      </w:r>
      <w:proofErr w:type="spellEnd"/>
      <w:r w:rsidRPr="005F2D46">
        <w:rPr>
          <w:rFonts w:eastAsiaTheme="minorHAnsi"/>
          <w:color w:val="000000"/>
          <w:sz w:val="24"/>
          <w:szCs w:val="24"/>
        </w:rPr>
        <w:t>(&amp;myDevice3, pat);</w:t>
      </w:r>
    </w:p>
    <w:p w14:paraId="514EB5AA" w14:textId="75B959EE"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Turn automatic updating off</w:t>
      </w:r>
    </w:p>
    <w:p w14:paraId="539C0BAE" w14:textId="62BC04FB"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OLED_SetCharUpdate</w:t>
      </w:r>
      <w:proofErr w:type="spellEnd"/>
      <w:r w:rsidRPr="005F2D46">
        <w:rPr>
          <w:rFonts w:eastAsiaTheme="minorHAnsi"/>
          <w:color w:val="000000"/>
          <w:sz w:val="24"/>
          <w:szCs w:val="24"/>
        </w:rPr>
        <w:t>(&amp;myDevice3, 0);</w:t>
      </w:r>
    </w:p>
    <w:p w14:paraId="2478F2A5" w14:textId="77777777" w:rsidR="00966EB8" w:rsidRPr="005F2D46" w:rsidRDefault="00966EB8" w:rsidP="00966EB8">
      <w:pPr>
        <w:widowControl/>
        <w:adjustRightInd w:val="0"/>
        <w:rPr>
          <w:rFonts w:eastAsiaTheme="minorHAnsi"/>
          <w:sz w:val="24"/>
          <w:szCs w:val="24"/>
        </w:rPr>
      </w:pPr>
    </w:p>
    <w:p w14:paraId="4F017503" w14:textId="62180565"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Draw a rectangle over writing then slide the rectangle down slowly</w:t>
      </w:r>
    </w:p>
    <w:p w14:paraId="05F2E277" w14:textId="4E93E954"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displaying all writing</w:t>
      </w:r>
    </w:p>
    <w:p w14:paraId="51E691B2" w14:textId="1B6B1C1A"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for</w:t>
      </w:r>
      <w:r w:rsidRPr="005F2D46">
        <w:rPr>
          <w:rFonts w:eastAsiaTheme="minorHAnsi"/>
          <w:color w:val="000000"/>
          <w:sz w:val="24"/>
          <w:szCs w:val="24"/>
        </w:rPr>
        <w:t xml:space="preserve">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 xml:space="preserve"> = 0;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 xml:space="preserve"> &lt; </w:t>
      </w:r>
      <w:proofErr w:type="spellStart"/>
      <w:r w:rsidRPr="005F2D46">
        <w:rPr>
          <w:rFonts w:eastAsiaTheme="minorHAnsi"/>
          <w:color w:val="000000"/>
          <w:sz w:val="24"/>
          <w:szCs w:val="24"/>
        </w:rPr>
        <w:t>OledRowMax</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 {</w:t>
      </w:r>
    </w:p>
    <w:p w14:paraId="157048C9" w14:textId="7721CA17"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OLED_ClearBuffer</w:t>
      </w:r>
      <w:proofErr w:type="spellEnd"/>
      <w:r w:rsidRPr="005F2D46">
        <w:rPr>
          <w:rFonts w:eastAsiaTheme="minorHAnsi"/>
          <w:color w:val="000000"/>
          <w:sz w:val="24"/>
          <w:szCs w:val="24"/>
        </w:rPr>
        <w:t>(&amp;myDevice3);</w:t>
      </w:r>
    </w:p>
    <w:p w14:paraId="0FA508CF" w14:textId="6652BA7B"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OLED_SetCursor</w:t>
      </w:r>
      <w:proofErr w:type="spellEnd"/>
      <w:r w:rsidRPr="005F2D46">
        <w:rPr>
          <w:rFonts w:eastAsiaTheme="minorHAnsi"/>
          <w:color w:val="000000"/>
          <w:sz w:val="24"/>
          <w:szCs w:val="24"/>
        </w:rPr>
        <w:t>(&amp;myDevice3, 0, 0);</w:t>
      </w:r>
    </w:p>
    <w:p w14:paraId="494FB31B" w14:textId="0EC8F0B4"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OLED_PutString</w:t>
      </w:r>
      <w:proofErr w:type="spellEnd"/>
      <w:r w:rsidRPr="005F2D46">
        <w:rPr>
          <w:rFonts w:eastAsiaTheme="minorHAnsi"/>
          <w:color w:val="000000"/>
          <w:sz w:val="24"/>
          <w:szCs w:val="24"/>
        </w:rPr>
        <w:t xml:space="preserve">(&amp;myDevice3, </w:t>
      </w:r>
      <w:r w:rsidRPr="005F2D46">
        <w:rPr>
          <w:rFonts w:eastAsiaTheme="minorHAnsi"/>
          <w:color w:val="2A00FF"/>
          <w:sz w:val="24"/>
          <w:szCs w:val="24"/>
        </w:rPr>
        <w:t>"</w:t>
      </w:r>
      <w:r w:rsidRPr="005F2D46">
        <w:rPr>
          <w:rFonts w:eastAsiaTheme="minorHAnsi"/>
          <w:color w:val="2A00FF"/>
          <w:sz w:val="24"/>
          <w:szCs w:val="24"/>
          <w:u w:val="single"/>
        </w:rPr>
        <w:t>Luis</w:t>
      </w:r>
      <w:r w:rsidRPr="005F2D46">
        <w:rPr>
          <w:rFonts w:eastAsiaTheme="minorHAnsi"/>
          <w:color w:val="2A00FF"/>
          <w:sz w:val="24"/>
          <w:szCs w:val="24"/>
        </w:rPr>
        <w:t xml:space="preserve"> </w:t>
      </w:r>
      <w:r w:rsidRPr="005F2D46">
        <w:rPr>
          <w:rFonts w:eastAsiaTheme="minorHAnsi"/>
          <w:color w:val="2A00FF"/>
          <w:sz w:val="24"/>
          <w:szCs w:val="24"/>
          <w:u w:val="single"/>
        </w:rPr>
        <w:t>Rivera</w:t>
      </w:r>
      <w:r w:rsidRPr="005F2D46">
        <w:rPr>
          <w:rFonts w:eastAsiaTheme="minorHAnsi"/>
          <w:color w:val="2A00FF"/>
          <w:sz w:val="24"/>
          <w:szCs w:val="24"/>
        </w:rPr>
        <w:t>\r\n"</w:t>
      </w:r>
      <w:r w:rsidRPr="005F2D46">
        <w:rPr>
          <w:rFonts w:eastAsiaTheme="minorHAnsi"/>
          <w:color w:val="000000"/>
          <w:sz w:val="24"/>
          <w:szCs w:val="24"/>
        </w:rPr>
        <w:t>);</w:t>
      </w:r>
    </w:p>
    <w:p w14:paraId="1196FEB5" w14:textId="4DC6F212"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OLED_SetCursor</w:t>
      </w:r>
      <w:proofErr w:type="spellEnd"/>
      <w:r w:rsidRPr="005F2D46">
        <w:rPr>
          <w:rFonts w:eastAsiaTheme="minorHAnsi"/>
          <w:color w:val="000000"/>
          <w:sz w:val="24"/>
          <w:szCs w:val="24"/>
        </w:rPr>
        <w:t>(&amp;myDevice3, 0, 1);</w:t>
      </w:r>
    </w:p>
    <w:p w14:paraId="68B62ECF" w14:textId="64417DB8"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OLED_PutString</w:t>
      </w:r>
      <w:proofErr w:type="spellEnd"/>
      <w:r w:rsidRPr="005F2D46">
        <w:rPr>
          <w:rFonts w:eastAsiaTheme="minorHAnsi"/>
          <w:color w:val="000000"/>
          <w:sz w:val="24"/>
          <w:szCs w:val="24"/>
        </w:rPr>
        <w:t xml:space="preserve">(&amp;myDevice3, </w:t>
      </w:r>
      <w:r w:rsidRPr="005F2D46">
        <w:rPr>
          <w:rFonts w:eastAsiaTheme="minorHAnsi"/>
          <w:color w:val="2A00FF"/>
          <w:sz w:val="24"/>
          <w:szCs w:val="24"/>
        </w:rPr>
        <w:t>"NASA-JPL"</w:t>
      </w:r>
      <w:r w:rsidRPr="005F2D46">
        <w:rPr>
          <w:rFonts w:eastAsiaTheme="minorHAnsi"/>
          <w:color w:val="000000"/>
          <w:sz w:val="24"/>
          <w:szCs w:val="24"/>
        </w:rPr>
        <w:t>);</w:t>
      </w:r>
    </w:p>
    <w:p w14:paraId="302E98DC" w14:textId="3F80EC3D"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OLED_SetCursor</w:t>
      </w:r>
      <w:proofErr w:type="spellEnd"/>
      <w:r w:rsidRPr="005F2D46">
        <w:rPr>
          <w:rFonts w:eastAsiaTheme="minorHAnsi"/>
          <w:color w:val="000000"/>
          <w:sz w:val="24"/>
          <w:szCs w:val="24"/>
        </w:rPr>
        <w:t>(&amp;myDevice3, 0, 2);</w:t>
      </w:r>
    </w:p>
    <w:p w14:paraId="06AB0BB6" w14:textId="4FF3A551"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OLED_PutString</w:t>
      </w:r>
      <w:proofErr w:type="spellEnd"/>
      <w:r w:rsidRPr="005F2D46">
        <w:rPr>
          <w:rFonts w:eastAsiaTheme="minorHAnsi"/>
          <w:color w:val="000000"/>
          <w:sz w:val="24"/>
          <w:szCs w:val="24"/>
        </w:rPr>
        <w:t xml:space="preserve">(&amp;myDevice3, </w:t>
      </w:r>
      <w:r w:rsidRPr="005F2D46">
        <w:rPr>
          <w:rFonts w:eastAsiaTheme="minorHAnsi"/>
          <w:color w:val="2A00FF"/>
          <w:sz w:val="24"/>
          <w:szCs w:val="24"/>
        </w:rPr>
        <w:t>"CSUN"</w:t>
      </w:r>
      <w:r w:rsidRPr="005F2D46">
        <w:rPr>
          <w:rFonts w:eastAsiaTheme="minorHAnsi"/>
          <w:color w:val="000000"/>
          <w:sz w:val="24"/>
          <w:szCs w:val="24"/>
        </w:rPr>
        <w:t>);</w:t>
      </w:r>
    </w:p>
    <w:p w14:paraId="6AED0C26" w14:textId="511A075D"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OLED_SetCursor</w:t>
      </w:r>
      <w:proofErr w:type="spellEnd"/>
      <w:r w:rsidRPr="005F2D46">
        <w:rPr>
          <w:rFonts w:eastAsiaTheme="minorHAnsi"/>
          <w:color w:val="000000"/>
          <w:sz w:val="24"/>
          <w:szCs w:val="24"/>
        </w:rPr>
        <w:t>(&amp;myDevice3, 0, 3);</w:t>
      </w:r>
    </w:p>
    <w:p w14:paraId="22F7EF23" w14:textId="6E996D0C"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OLED_PutString</w:t>
      </w:r>
      <w:proofErr w:type="spellEnd"/>
      <w:r w:rsidRPr="005F2D46">
        <w:rPr>
          <w:rFonts w:eastAsiaTheme="minorHAnsi"/>
          <w:color w:val="000000"/>
          <w:sz w:val="24"/>
          <w:szCs w:val="24"/>
        </w:rPr>
        <w:t xml:space="preserve">(&amp;myDevice3, </w:t>
      </w:r>
      <w:r w:rsidRPr="005F2D46">
        <w:rPr>
          <w:rFonts w:eastAsiaTheme="minorHAnsi"/>
          <w:color w:val="2A00FF"/>
          <w:sz w:val="24"/>
          <w:szCs w:val="24"/>
        </w:rPr>
        <w:t>"</w:t>
      </w:r>
      <w:r w:rsidRPr="005F2D46">
        <w:rPr>
          <w:rFonts w:eastAsiaTheme="minorHAnsi"/>
          <w:color w:val="2A00FF"/>
          <w:sz w:val="24"/>
          <w:szCs w:val="24"/>
          <w:u w:val="single"/>
        </w:rPr>
        <w:t>Comp</w:t>
      </w:r>
      <w:r w:rsidRPr="005F2D46">
        <w:rPr>
          <w:rFonts w:eastAsiaTheme="minorHAnsi"/>
          <w:color w:val="2A00FF"/>
          <w:sz w:val="24"/>
          <w:szCs w:val="24"/>
        </w:rPr>
        <w:t>. Engineer"</w:t>
      </w:r>
      <w:r w:rsidRPr="005F2D46">
        <w:rPr>
          <w:rFonts w:eastAsiaTheme="minorHAnsi"/>
          <w:color w:val="000000"/>
          <w:sz w:val="24"/>
          <w:szCs w:val="24"/>
        </w:rPr>
        <w:t>);</w:t>
      </w:r>
    </w:p>
    <w:p w14:paraId="1C9DE9C2" w14:textId="77777777" w:rsidR="00966EB8" w:rsidRPr="005F2D46" w:rsidRDefault="00966EB8" w:rsidP="00966EB8">
      <w:pPr>
        <w:widowControl/>
        <w:adjustRightInd w:val="0"/>
        <w:rPr>
          <w:rFonts w:eastAsiaTheme="minorHAnsi"/>
          <w:sz w:val="24"/>
          <w:szCs w:val="24"/>
        </w:rPr>
      </w:pPr>
    </w:p>
    <w:p w14:paraId="711D7B5C" w14:textId="0EF965A4"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OLED_MoveTo</w:t>
      </w:r>
      <w:proofErr w:type="spellEnd"/>
      <w:r w:rsidRPr="005F2D46">
        <w:rPr>
          <w:rFonts w:eastAsiaTheme="minorHAnsi"/>
          <w:color w:val="000000"/>
          <w:sz w:val="24"/>
          <w:szCs w:val="24"/>
        </w:rPr>
        <w:t xml:space="preserve">(&amp;myDevice3, 0,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w:t>
      </w:r>
    </w:p>
    <w:p w14:paraId="131267FE" w14:textId="10BCF6DC"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OLED_FillRect</w:t>
      </w:r>
      <w:proofErr w:type="spellEnd"/>
      <w:r w:rsidRPr="005F2D46">
        <w:rPr>
          <w:rFonts w:eastAsiaTheme="minorHAnsi"/>
          <w:color w:val="000000"/>
          <w:sz w:val="24"/>
          <w:szCs w:val="24"/>
        </w:rPr>
        <w:t>(&amp;myDevice3, 127, 31);</w:t>
      </w:r>
    </w:p>
    <w:p w14:paraId="442C4095" w14:textId="3C5704D4"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OLED_MoveTo</w:t>
      </w:r>
      <w:proofErr w:type="spellEnd"/>
      <w:r w:rsidRPr="005F2D46">
        <w:rPr>
          <w:rFonts w:eastAsiaTheme="minorHAnsi"/>
          <w:color w:val="000000"/>
          <w:sz w:val="24"/>
          <w:szCs w:val="24"/>
        </w:rPr>
        <w:t xml:space="preserve">(&amp;myDevice3, 0,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w:t>
      </w:r>
    </w:p>
    <w:p w14:paraId="70B66EA4" w14:textId="7161079D"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OLED_LineTo</w:t>
      </w:r>
      <w:proofErr w:type="spellEnd"/>
      <w:r w:rsidRPr="005F2D46">
        <w:rPr>
          <w:rFonts w:eastAsiaTheme="minorHAnsi"/>
          <w:color w:val="000000"/>
          <w:sz w:val="24"/>
          <w:szCs w:val="24"/>
        </w:rPr>
        <w:t xml:space="preserve">(&amp;myDevice3, 127, </w:t>
      </w:r>
      <w:proofErr w:type="spellStart"/>
      <w:r w:rsidRPr="005F2D46">
        <w:rPr>
          <w:rFonts w:eastAsiaTheme="minorHAnsi"/>
          <w:color w:val="000000"/>
          <w:sz w:val="24"/>
          <w:szCs w:val="24"/>
        </w:rPr>
        <w:t>irow</w:t>
      </w:r>
      <w:proofErr w:type="spellEnd"/>
      <w:r w:rsidRPr="005F2D46">
        <w:rPr>
          <w:rFonts w:eastAsiaTheme="minorHAnsi"/>
          <w:color w:val="000000"/>
          <w:sz w:val="24"/>
          <w:szCs w:val="24"/>
        </w:rPr>
        <w:t>);</w:t>
      </w:r>
    </w:p>
    <w:p w14:paraId="21BF739B" w14:textId="326E00A1"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OLED_Update</w:t>
      </w:r>
      <w:proofErr w:type="spellEnd"/>
      <w:r w:rsidRPr="005F2D46">
        <w:rPr>
          <w:rFonts w:eastAsiaTheme="minorHAnsi"/>
          <w:color w:val="000000"/>
          <w:sz w:val="24"/>
          <w:szCs w:val="24"/>
        </w:rPr>
        <w:t>(&amp;myDevice3);</w:t>
      </w:r>
    </w:p>
    <w:p w14:paraId="48C2B5AF" w14:textId="411AFE39"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70C0D323" w14:textId="4397B376"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3070DA61" w14:textId="2DCC9F25"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74768E08" w14:textId="1E0209C9"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lastRenderedPageBreak/>
        <w:t>j++</w:t>
      </w:r>
      <w:proofErr w:type="spellEnd"/>
      <w:r w:rsidRPr="005F2D46">
        <w:rPr>
          <w:rFonts w:eastAsiaTheme="minorHAnsi"/>
          <w:color w:val="000000"/>
          <w:sz w:val="24"/>
          <w:szCs w:val="24"/>
        </w:rPr>
        <w:t>;</w:t>
      </w:r>
    </w:p>
    <w:p w14:paraId="0333BE19" w14:textId="4F3E3877"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73107BDA" w14:textId="2108FBE8"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5A6C51EF" w14:textId="70B4C27A"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
    <w:p w14:paraId="0890126C" w14:textId="6195C24C"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1A1F6F7C" w14:textId="494BC0BD"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4304AF01" w14:textId="7A2DF869" w:rsidR="00966EB8" w:rsidRPr="005F2D46" w:rsidRDefault="00966EB8" w:rsidP="00966EB8">
      <w:pPr>
        <w:widowControl/>
        <w:adjustRightInd w:val="0"/>
        <w:rPr>
          <w:rFonts w:eastAsiaTheme="minorHAnsi"/>
          <w:sz w:val="24"/>
          <w:szCs w:val="24"/>
        </w:rPr>
      </w:pPr>
      <w:proofErr w:type="spellStart"/>
      <w:r w:rsidRPr="005F2D46">
        <w:rPr>
          <w:rFonts w:eastAsiaTheme="minorHAnsi"/>
          <w:color w:val="000000"/>
          <w:sz w:val="24"/>
          <w:szCs w:val="24"/>
        </w:rPr>
        <w:t>cleanup_platform</w:t>
      </w:r>
      <w:proofErr w:type="spellEnd"/>
      <w:r w:rsidRPr="005F2D46">
        <w:rPr>
          <w:rFonts w:eastAsiaTheme="minorHAnsi"/>
          <w:color w:val="000000"/>
          <w:sz w:val="24"/>
          <w:szCs w:val="24"/>
        </w:rPr>
        <w:t>();</w:t>
      </w:r>
    </w:p>
    <w:p w14:paraId="25BA93BB" w14:textId="509FC79C"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return</w:t>
      </w:r>
      <w:r w:rsidRPr="005F2D46">
        <w:rPr>
          <w:rFonts w:eastAsiaTheme="minorHAnsi"/>
          <w:color w:val="000000"/>
          <w:sz w:val="24"/>
          <w:szCs w:val="24"/>
        </w:rPr>
        <w:t xml:space="preserve"> 0;</w:t>
      </w:r>
    </w:p>
    <w:p w14:paraId="01C222A9" w14:textId="77777777"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0FB869F1" w14:textId="77777777" w:rsidR="00966EB8" w:rsidRPr="005F2D46" w:rsidRDefault="00966EB8" w:rsidP="00966EB8">
      <w:pPr>
        <w:widowControl/>
        <w:adjustRightInd w:val="0"/>
        <w:rPr>
          <w:rFonts w:eastAsiaTheme="minorHAnsi"/>
          <w:sz w:val="24"/>
          <w:szCs w:val="24"/>
        </w:rPr>
      </w:pPr>
    </w:p>
    <w:p w14:paraId="30C4ED0A"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void</w:t>
      </w:r>
      <w:r w:rsidRPr="005F2D46">
        <w:rPr>
          <w:rFonts w:eastAsiaTheme="minorHAnsi"/>
          <w:color w:val="000000"/>
          <w:sz w:val="24"/>
          <w:szCs w:val="24"/>
        </w:rPr>
        <w:t xml:space="preserve"> </w:t>
      </w:r>
      <w:r w:rsidRPr="005F2D46">
        <w:rPr>
          <w:rFonts w:eastAsiaTheme="minorHAnsi"/>
          <w:b/>
          <w:bCs/>
          <w:color w:val="000000"/>
          <w:sz w:val="24"/>
          <w:szCs w:val="24"/>
        </w:rPr>
        <w:t>insert</w:t>
      </w:r>
      <w:r w:rsidRPr="005F2D46">
        <w:rPr>
          <w:rFonts w:eastAsiaTheme="minorHAnsi"/>
          <w:color w:val="000000"/>
          <w:sz w:val="24"/>
          <w:szCs w:val="24"/>
        </w:rPr>
        <w:t xml:space="preserve"> (</w:t>
      </w: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val</w:t>
      </w:r>
      <w:proofErr w:type="spellEnd"/>
      <w:r w:rsidRPr="005F2D46">
        <w:rPr>
          <w:rFonts w:eastAsiaTheme="minorHAnsi"/>
          <w:color w:val="000000"/>
          <w:sz w:val="24"/>
          <w:szCs w:val="24"/>
        </w:rPr>
        <w:t xml:space="preserve">, </w:t>
      </w: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cond</w:t>
      </w:r>
      <w:proofErr w:type="spellEnd"/>
      <w:r w:rsidRPr="005F2D46">
        <w:rPr>
          <w:rFonts w:eastAsiaTheme="minorHAnsi"/>
          <w:color w:val="000000"/>
          <w:sz w:val="24"/>
          <w:szCs w:val="24"/>
        </w:rPr>
        <w:t>) {</w:t>
      </w:r>
    </w:p>
    <w:p w14:paraId="0DC662BE" w14:textId="1CB98211"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uint16_t</w:t>
      </w:r>
      <w:r w:rsidRPr="005F2D46">
        <w:rPr>
          <w:rFonts w:eastAsiaTheme="minorHAnsi"/>
          <w:color w:val="000000"/>
          <w:sz w:val="24"/>
          <w:szCs w:val="24"/>
        </w:rPr>
        <w:t xml:space="preserve"> empty = {</w:t>
      </w:r>
      <w:r w:rsidRPr="005F2D46">
        <w:rPr>
          <w:rFonts w:eastAsiaTheme="minorHAnsi"/>
          <w:color w:val="2A00FF"/>
          <w:sz w:val="24"/>
          <w:szCs w:val="24"/>
        </w:rPr>
        <w:t>'\0'</w:t>
      </w:r>
      <w:r w:rsidRPr="005F2D46">
        <w:rPr>
          <w:rFonts w:eastAsiaTheme="minorHAnsi"/>
          <w:color w:val="000000"/>
          <w:sz w:val="24"/>
          <w:szCs w:val="24"/>
        </w:rPr>
        <w:t>};</w:t>
      </w:r>
    </w:p>
    <w:p w14:paraId="0EC6B8CA" w14:textId="13BF8A37"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//when array is completely empty</w:t>
      </w:r>
    </w:p>
    <w:p w14:paraId="78ABE5D6" w14:textId="362610C2"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w:t>
      </w:r>
      <w:proofErr w:type="spellStart"/>
      <w:r w:rsidRPr="005F2D46">
        <w:rPr>
          <w:rFonts w:eastAsiaTheme="minorHAnsi"/>
          <w:color w:val="000000"/>
          <w:sz w:val="24"/>
          <w:szCs w:val="24"/>
        </w:rPr>
        <w:t>cond</w:t>
      </w:r>
      <w:proofErr w:type="spellEnd"/>
      <w:r w:rsidRPr="005F2D46">
        <w:rPr>
          <w:rFonts w:eastAsiaTheme="minorHAnsi"/>
          <w:color w:val="000000"/>
          <w:sz w:val="24"/>
          <w:szCs w:val="24"/>
        </w:rPr>
        <w:t>&lt;</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w:t>
      </w:r>
      <w:r w:rsidRPr="005F2D46">
        <w:rPr>
          <w:rFonts w:eastAsiaTheme="minorHAnsi"/>
          <w:color w:val="3F7F5F"/>
          <w:sz w:val="24"/>
          <w:szCs w:val="24"/>
        </w:rPr>
        <w:t>//only search for empty elements when window size is being filled</w:t>
      </w:r>
    </w:p>
    <w:p w14:paraId="759D3561" w14:textId="6D5DC5D4"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for</w:t>
      </w:r>
      <w:r w:rsidRPr="005F2D46">
        <w:rPr>
          <w:rFonts w:eastAsiaTheme="minorHAnsi"/>
          <w:color w:val="000000"/>
          <w:sz w:val="24"/>
          <w:szCs w:val="24"/>
        </w:rPr>
        <w:t>(</w:t>
      </w:r>
      <w:r w:rsidRPr="005F2D46">
        <w:rPr>
          <w:rFonts w:eastAsiaTheme="minorHAnsi"/>
          <w:b/>
          <w:bCs/>
          <w:color w:val="7F0055"/>
          <w:sz w:val="24"/>
          <w:szCs w:val="24"/>
        </w:rPr>
        <w:t>int</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 0;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&lt; </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
    <w:p w14:paraId="2B15C725" w14:textId="417B50AC"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(array[</w:t>
      </w:r>
      <w:proofErr w:type="spellStart"/>
      <w:r w:rsidRPr="005F2D46">
        <w:rPr>
          <w:rFonts w:eastAsiaTheme="minorHAnsi"/>
          <w:color w:val="000000"/>
          <w:sz w:val="24"/>
          <w:szCs w:val="24"/>
        </w:rPr>
        <w:t>i</w:t>
      </w:r>
      <w:proofErr w:type="spellEnd"/>
      <w:r w:rsidRPr="005F2D46">
        <w:rPr>
          <w:rFonts w:eastAsiaTheme="minorHAnsi"/>
          <w:color w:val="000000"/>
          <w:sz w:val="24"/>
          <w:szCs w:val="24"/>
        </w:rPr>
        <w:t>] == empty) {</w:t>
      </w:r>
    </w:p>
    <w:p w14:paraId="7D85A87C" w14:textId="32D2BDA9"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array[</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val</w:t>
      </w:r>
      <w:proofErr w:type="spellEnd"/>
      <w:r w:rsidRPr="005F2D46">
        <w:rPr>
          <w:rFonts w:eastAsiaTheme="minorHAnsi"/>
          <w:color w:val="000000"/>
          <w:sz w:val="24"/>
          <w:szCs w:val="24"/>
        </w:rPr>
        <w:t>;</w:t>
      </w:r>
      <w:r w:rsidRPr="005F2D46">
        <w:rPr>
          <w:rFonts w:eastAsiaTheme="minorHAnsi"/>
          <w:color w:val="3F7F5F"/>
          <w:sz w:val="24"/>
          <w:szCs w:val="24"/>
        </w:rPr>
        <w:t xml:space="preserve">//store </w:t>
      </w:r>
      <w:proofErr w:type="spellStart"/>
      <w:r w:rsidRPr="005F2D46">
        <w:rPr>
          <w:rFonts w:eastAsiaTheme="minorHAnsi"/>
          <w:color w:val="3F7F5F"/>
          <w:sz w:val="24"/>
          <w:szCs w:val="24"/>
          <w:u w:val="single"/>
        </w:rPr>
        <w:t>adc</w:t>
      </w:r>
      <w:proofErr w:type="spellEnd"/>
      <w:r w:rsidRPr="005F2D46">
        <w:rPr>
          <w:rFonts w:eastAsiaTheme="minorHAnsi"/>
          <w:color w:val="3F7F5F"/>
          <w:sz w:val="24"/>
          <w:szCs w:val="24"/>
        </w:rPr>
        <w:t xml:space="preserve"> value</w:t>
      </w:r>
    </w:p>
    <w:p w14:paraId="0B9D9948" w14:textId="59C2DACE"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return</w:t>
      </w:r>
      <w:r w:rsidRPr="005F2D46">
        <w:rPr>
          <w:rFonts w:eastAsiaTheme="minorHAnsi"/>
          <w:color w:val="000000"/>
          <w:sz w:val="24"/>
          <w:szCs w:val="24"/>
        </w:rPr>
        <w:t>;</w:t>
      </w:r>
    </w:p>
    <w:p w14:paraId="380E18ED" w14:textId="2350E595"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0FDF17AA" w14:textId="71844950"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7C9B86E2" w14:textId="7AFD6723"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759279CB" w14:textId="666AAB44"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else</w:t>
      </w:r>
      <w:r w:rsidRPr="005F2D46">
        <w:rPr>
          <w:rFonts w:eastAsiaTheme="minorHAnsi"/>
          <w:color w:val="000000"/>
          <w:sz w:val="24"/>
          <w:szCs w:val="24"/>
        </w:rPr>
        <w:t>{</w:t>
      </w:r>
    </w:p>
    <w:p w14:paraId="0F575DF4" w14:textId="25392BCB"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 xml:space="preserve">array[window_size-1] = </w:t>
      </w:r>
      <w:proofErr w:type="spellStart"/>
      <w:r w:rsidRPr="005F2D46">
        <w:rPr>
          <w:rFonts w:eastAsiaTheme="minorHAnsi"/>
          <w:color w:val="000000"/>
          <w:sz w:val="24"/>
          <w:szCs w:val="24"/>
        </w:rPr>
        <w:t>val</w:t>
      </w:r>
      <w:proofErr w:type="spellEnd"/>
      <w:r w:rsidRPr="005F2D46">
        <w:rPr>
          <w:rFonts w:eastAsiaTheme="minorHAnsi"/>
          <w:color w:val="000000"/>
          <w:sz w:val="24"/>
          <w:szCs w:val="24"/>
        </w:rPr>
        <w:t>;</w:t>
      </w:r>
      <w:r w:rsidRPr="005F2D46">
        <w:rPr>
          <w:rFonts w:eastAsiaTheme="minorHAnsi"/>
          <w:color w:val="3F7F5F"/>
          <w:sz w:val="24"/>
          <w:szCs w:val="24"/>
        </w:rPr>
        <w:t xml:space="preserve">//if window is filled (window size - 1), store </w:t>
      </w:r>
      <w:proofErr w:type="spellStart"/>
      <w:r w:rsidRPr="005F2D46">
        <w:rPr>
          <w:rFonts w:eastAsiaTheme="minorHAnsi"/>
          <w:color w:val="3F7F5F"/>
          <w:sz w:val="24"/>
          <w:szCs w:val="24"/>
          <w:u w:val="single"/>
        </w:rPr>
        <w:t>adc</w:t>
      </w:r>
      <w:proofErr w:type="spellEnd"/>
      <w:r w:rsidRPr="005F2D46">
        <w:rPr>
          <w:rFonts w:eastAsiaTheme="minorHAnsi"/>
          <w:color w:val="3F7F5F"/>
          <w:sz w:val="24"/>
          <w:szCs w:val="24"/>
        </w:rPr>
        <w:t xml:space="preserve"> value at most recent sample</w:t>
      </w:r>
    </w:p>
    <w:p w14:paraId="25BC2133" w14:textId="1D51C74A"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3D5266E9" w14:textId="655732BA"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return</w:t>
      </w:r>
      <w:r w:rsidRPr="005F2D46">
        <w:rPr>
          <w:rFonts w:eastAsiaTheme="minorHAnsi"/>
          <w:color w:val="000000"/>
          <w:sz w:val="24"/>
          <w:szCs w:val="24"/>
        </w:rPr>
        <w:t>;</w:t>
      </w:r>
    </w:p>
    <w:p w14:paraId="1D42DA21" w14:textId="77777777"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28B6E387" w14:textId="77777777" w:rsidR="00966EB8" w:rsidRPr="005F2D46" w:rsidRDefault="00966EB8" w:rsidP="00966EB8">
      <w:pPr>
        <w:widowControl/>
        <w:adjustRightInd w:val="0"/>
        <w:rPr>
          <w:rFonts w:eastAsiaTheme="minorHAnsi"/>
          <w:sz w:val="24"/>
          <w:szCs w:val="24"/>
        </w:rPr>
      </w:pPr>
    </w:p>
    <w:p w14:paraId="0B438D16" w14:textId="77777777"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void</w:t>
      </w:r>
      <w:r w:rsidRPr="005F2D46">
        <w:rPr>
          <w:rFonts w:eastAsiaTheme="minorHAnsi"/>
          <w:color w:val="000000"/>
          <w:sz w:val="24"/>
          <w:szCs w:val="24"/>
        </w:rPr>
        <w:t xml:space="preserve"> </w:t>
      </w:r>
      <w:r w:rsidRPr="005F2D46">
        <w:rPr>
          <w:rFonts w:eastAsiaTheme="minorHAnsi"/>
          <w:b/>
          <w:bCs/>
          <w:color w:val="000000"/>
          <w:sz w:val="24"/>
          <w:szCs w:val="24"/>
        </w:rPr>
        <w:t>erase</w:t>
      </w:r>
      <w:r w:rsidRPr="005F2D46">
        <w:rPr>
          <w:rFonts w:eastAsiaTheme="minorHAnsi"/>
          <w:color w:val="000000"/>
          <w:sz w:val="24"/>
          <w:szCs w:val="24"/>
        </w:rPr>
        <w:t>(){</w:t>
      </w:r>
    </w:p>
    <w:p w14:paraId="39882CB4" w14:textId="5D420966"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for</w:t>
      </w:r>
      <w:r w:rsidRPr="005F2D46">
        <w:rPr>
          <w:rFonts w:eastAsiaTheme="minorHAnsi"/>
          <w:color w:val="000000"/>
          <w:sz w:val="24"/>
          <w:szCs w:val="24"/>
        </w:rPr>
        <w:t>(</w:t>
      </w:r>
      <w:r w:rsidRPr="005F2D46">
        <w:rPr>
          <w:rFonts w:eastAsiaTheme="minorHAnsi"/>
          <w:b/>
          <w:bCs/>
          <w:color w:val="7F0055"/>
          <w:sz w:val="24"/>
          <w:szCs w:val="24"/>
        </w:rPr>
        <w:t>int</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 0;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&lt; </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
    <w:p w14:paraId="3827D992" w14:textId="496F633F"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&lt; </w:t>
      </w:r>
      <w:proofErr w:type="spellStart"/>
      <w:r w:rsidRPr="005F2D46">
        <w:rPr>
          <w:rFonts w:eastAsiaTheme="minorHAnsi"/>
          <w:color w:val="000000"/>
          <w:sz w:val="24"/>
          <w:szCs w:val="24"/>
        </w:rPr>
        <w:t>window_size</w:t>
      </w:r>
      <w:proofErr w:type="spellEnd"/>
      <w:r w:rsidRPr="005F2D46">
        <w:rPr>
          <w:rFonts w:eastAsiaTheme="minorHAnsi"/>
          <w:color w:val="000000"/>
          <w:sz w:val="24"/>
          <w:szCs w:val="24"/>
        </w:rPr>
        <w:t>) {</w:t>
      </w:r>
    </w:p>
    <w:p w14:paraId="6BD28A42" w14:textId="513F55E1"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array[</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 array[i+1]; </w:t>
      </w:r>
      <w:r w:rsidRPr="005F2D46">
        <w:rPr>
          <w:rFonts w:eastAsiaTheme="minorHAnsi"/>
          <w:color w:val="3F7F5F"/>
          <w:sz w:val="24"/>
          <w:szCs w:val="24"/>
        </w:rPr>
        <w:t>//shift contents by 1</w:t>
      </w:r>
    </w:p>
    <w:p w14:paraId="070EE61D" w14:textId="05CE8B75"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619E9BCF" w14:textId="5FC8BE80"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1CCC33A9" w14:textId="33411AC7"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 xml:space="preserve">array[window_size-1] = 0; </w:t>
      </w:r>
      <w:r w:rsidRPr="005F2D46">
        <w:rPr>
          <w:rFonts w:eastAsiaTheme="minorHAnsi"/>
          <w:color w:val="3F7F5F"/>
          <w:sz w:val="24"/>
          <w:szCs w:val="24"/>
        </w:rPr>
        <w:t>//empty most recent sample</w:t>
      </w:r>
    </w:p>
    <w:p w14:paraId="60E69D9B" w14:textId="63AD1BCF"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return</w:t>
      </w:r>
      <w:r w:rsidRPr="005F2D46">
        <w:rPr>
          <w:rFonts w:eastAsiaTheme="minorHAnsi"/>
          <w:color w:val="000000"/>
          <w:sz w:val="24"/>
          <w:szCs w:val="24"/>
        </w:rPr>
        <w:t>;</w:t>
      </w:r>
    </w:p>
    <w:p w14:paraId="0A391A87" w14:textId="0310B409"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4BBB7101" w14:textId="77777777" w:rsidR="00966EB8" w:rsidRPr="005F2D46" w:rsidRDefault="00966EB8" w:rsidP="00966EB8">
      <w:pPr>
        <w:widowControl/>
        <w:adjustRightInd w:val="0"/>
        <w:rPr>
          <w:rFonts w:eastAsiaTheme="minorHAnsi"/>
          <w:sz w:val="24"/>
          <w:szCs w:val="24"/>
        </w:rPr>
      </w:pPr>
    </w:p>
    <w:p w14:paraId="70EB0389" w14:textId="7777777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uint64_t</w:t>
      </w:r>
      <w:r w:rsidRPr="005F2D46">
        <w:rPr>
          <w:rFonts w:eastAsiaTheme="minorHAnsi"/>
          <w:color w:val="000000"/>
          <w:sz w:val="24"/>
          <w:szCs w:val="24"/>
        </w:rPr>
        <w:t xml:space="preserve"> </w:t>
      </w:r>
      <w:proofErr w:type="spellStart"/>
      <w:r w:rsidRPr="005F2D46">
        <w:rPr>
          <w:rFonts w:eastAsiaTheme="minorHAnsi"/>
          <w:b/>
          <w:bCs/>
          <w:color w:val="000000"/>
          <w:sz w:val="24"/>
          <w:szCs w:val="24"/>
        </w:rPr>
        <w:t>time_elapsed</w:t>
      </w:r>
      <w:proofErr w:type="spellEnd"/>
      <w:r w:rsidRPr="005F2D46">
        <w:rPr>
          <w:rFonts w:eastAsiaTheme="minorHAnsi"/>
          <w:color w:val="000000"/>
          <w:sz w:val="24"/>
          <w:szCs w:val="24"/>
        </w:rPr>
        <w:t>() {</w:t>
      </w:r>
    </w:p>
    <w:p w14:paraId="02F38640" w14:textId="77777777" w:rsidR="00966EB8" w:rsidRPr="005F2D46" w:rsidRDefault="00966EB8" w:rsidP="00966EB8">
      <w:pPr>
        <w:widowControl/>
        <w:adjustRightInd w:val="0"/>
        <w:rPr>
          <w:rFonts w:eastAsiaTheme="minorHAnsi"/>
          <w:sz w:val="24"/>
          <w:szCs w:val="24"/>
        </w:rPr>
      </w:pPr>
    </w:p>
    <w:p w14:paraId="5371F2E1" w14:textId="32D77CF6"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 local variable declaration */</w:t>
      </w:r>
    </w:p>
    <w:p w14:paraId="557F9355" w14:textId="0FE1ABFC"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//1. Read the upper 32-bit timer counter register.</w:t>
      </w:r>
    </w:p>
    <w:p w14:paraId="1A43FC72" w14:textId="5F8F9905"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upper_bits</w:t>
      </w:r>
      <w:proofErr w:type="spellEnd"/>
      <w:r w:rsidRPr="005F2D46">
        <w:rPr>
          <w:rFonts w:eastAsiaTheme="minorHAnsi"/>
          <w:color w:val="000000"/>
          <w:sz w:val="24"/>
          <w:szCs w:val="24"/>
        </w:rPr>
        <w:t xml:space="preserve"> = Xil_In32(</w:t>
      </w:r>
      <w:proofErr w:type="spellStart"/>
      <w:r w:rsidRPr="005F2D46">
        <w:rPr>
          <w:rFonts w:eastAsiaTheme="minorHAnsi"/>
          <w:color w:val="000000"/>
          <w:sz w:val="24"/>
          <w:szCs w:val="24"/>
        </w:rPr>
        <w:t>global_time_base</w:t>
      </w:r>
      <w:proofErr w:type="spellEnd"/>
      <w:r w:rsidRPr="005F2D46">
        <w:rPr>
          <w:rFonts w:eastAsiaTheme="minorHAnsi"/>
          <w:color w:val="000000"/>
          <w:sz w:val="24"/>
          <w:szCs w:val="24"/>
        </w:rPr>
        <w:t xml:space="preserve"> + 4);</w:t>
      </w:r>
    </w:p>
    <w:p w14:paraId="3D386FB7" w14:textId="77777777" w:rsidR="00966EB8" w:rsidRPr="005F2D46" w:rsidRDefault="00966EB8" w:rsidP="00966EB8">
      <w:pPr>
        <w:widowControl/>
        <w:adjustRightInd w:val="0"/>
        <w:rPr>
          <w:rFonts w:eastAsiaTheme="minorHAnsi"/>
          <w:sz w:val="24"/>
          <w:szCs w:val="24"/>
        </w:rPr>
      </w:pPr>
    </w:p>
    <w:p w14:paraId="39229234" w14:textId="22EE30AE"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//2. Read the lower 32-bit timer counter register.</w:t>
      </w:r>
    </w:p>
    <w:p w14:paraId="7E4F9CBE" w14:textId="26CE5137"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lower_bits</w:t>
      </w:r>
      <w:proofErr w:type="spellEnd"/>
      <w:r w:rsidRPr="005F2D46">
        <w:rPr>
          <w:rFonts w:eastAsiaTheme="minorHAnsi"/>
          <w:color w:val="000000"/>
          <w:sz w:val="24"/>
          <w:szCs w:val="24"/>
        </w:rPr>
        <w:t xml:space="preserve"> = Xil_In32(</w:t>
      </w:r>
      <w:proofErr w:type="spellStart"/>
      <w:r w:rsidRPr="005F2D46">
        <w:rPr>
          <w:rFonts w:eastAsiaTheme="minorHAnsi"/>
          <w:color w:val="000000"/>
          <w:sz w:val="24"/>
          <w:szCs w:val="24"/>
        </w:rPr>
        <w:t>global_time_base</w:t>
      </w:r>
      <w:proofErr w:type="spellEnd"/>
      <w:r w:rsidRPr="005F2D46">
        <w:rPr>
          <w:rFonts w:eastAsiaTheme="minorHAnsi"/>
          <w:color w:val="000000"/>
          <w:sz w:val="24"/>
          <w:szCs w:val="24"/>
        </w:rPr>
        <w:t>);</w:t>
      </w:r>
    </w:p>
    <w:p w14:paraId="4F3D2CA5" w14:textId="77777777" w:rsidR="00966EB8" w:rsidRPr="005F2D46" w:rsidRDefault="00966EB8" w:rsidP="00966EB8">
      <w:pPr>
        <w:widowControl/>
        <w:adjustRightInd w:val="0"/>
        <w:rPr>
          <w:rFonts w:eastAsiaTheme="minorHAnsi"/>
          <w:sz w:val="24"/>
          <w:szCs w:val="24"/>
        </w:rPr>
      </w:pPr>
    </w:p>
    <w:p w14:paraId="78E68716" w14:textId="540E61D4"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//3. Read the upper 32-bit timer counter register again. If the value is different to the 32-bit upper value</w:t>
      </w:r>
    </w:p>
    <w:p w14:paraId="3ED94C55" w14:textId="46CBDA5B"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uint32_t</w:t>
      </w:r>
      <w:r w:rsidRPr="005F2D46">
        <w:rPr>
          <w:rFonts w:eastAsiaTheme="minorHAnsi"/>
          <w:color w:val="000000"/>
          <w:sz w:val="24"/>
          <w:szCs w:val="24"/>
        </w:rPr>
        <w:t xml:space="preserve"> </w:t>
      </w:r>
      <w:proofErr w:type="spellStart"/>
      <w:r w:rsidRPr="005F2D46">
        <w:rPr>
          <w:rFonts w:eastAsiaTheme="minorHAnsi"/>
          <w:color w:val="000000"/>
          <w:sz w:val="24"/>
          <w:szCs w:val="24"/>
        </w:rPr>
        <w:t>tmp_bits</w:t>
      </w:r>
      <w:proofErr w:type="spellEnd"/>
      <w:r w:rsidRPr="005F2D46">
        <w:rPr>
          <w:rFonts w:eastAsiaTheme="minorHAnsi"/>
          <w:color w:val="000000"/>
          <w:sz w:val="24"/>
          <w:szCs w:val="24"/>
        </w:rPr>
        <w:t xml:space="preserve"> = Xil_In32(</w:t>
      </w:r>
      <w:proofErr w:type="spellStart"/>
      <w:r w:rsidRPr="005F2D46">
        <w:rPr>
          <w:rFonts w:eastAsiaTheme="minorHAnsi"/>
          <w:color w:val="000000"/>
          <w:sz w:val="24"/>
          <w:szCs w:val="24"/>
        </w:rPr>
        <w:t>global_time_base</w:t>
      </w:r>
      <w:proofErr w:type="spellEnd"/>
      <w:r w:rsidRPr="005F2D46">
        <w:rPr>
          <w:rFonts w:eastAsiaTheme="minorHAnsi"/>
          <w:color w:val="000000"/>
          <w:sz w:val="24"/>
          <w:szCs w:val="24"/>
        </w:rPr>
        <w:t xml:space="preserve"> + 4);</w:t>
      </w:r>
    </w:p>
    <w:p w14:paraId="31521DBD" w14:textId="77777777" w:rsidR="00966EB8" w:rsidRPr="005F2D46" w:rsidRDefault="00966EB8" w:rsidP="00966EB8">
      <w:pPr>
        <w:widowControl/>
        <w:adjustRightInd w:val="0"/>
        <w:rPr>
          <w:rFonts w:eastAsiaTheme="minorHAnsi"/>
          <w:sz w:val="24"/>
          <w:szCs w:val="24"/>
        </w:rPr>
      </w:pPr>
    </w:p>
    <w:p w14:paraId="364BB2BA" w14:textId="1584B4D2"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if</w:t>
      </w:r>
      <w:r w:rsidRPr="005F2D46">
        <w:rPr>
          <w:rFonts w:eastAsiaTheme="minorHAnsi"/>
          <w:color w:val="000000"/>
          <w:sz w:val="24"/>
          <w:szCs w:val="24"/>
        </w:rPr>
        <w:t>(</w:t>
      </w:r>
      <w:proofErr w:type="spellStart"/>
      <w:r w:rsidRPr="005F2D46">
        <w:rPr>
          <w:rFonts w:eastAsiaTheme="minorHAnsi"/>
          <w:color w:val="000000"/>
          <w:sz w:val="24"/>
          <w:szCs w:val="24"/>
        </w:rPr>
        <w:t>tmp_bits</w:t>
      </w:r>
      <w:proofErr w:type="spellEnd"/>
      <w:r w:rsidRPr="005F2D46">
        <w:rPr>
          <w:rFonts w:eastAsiaTheme="minorHAnsi"/>
          <w:color w:val="000000"/>
          <w:sz w:val="24"/>
          <w:szCs w:val="24"/>
        </w:rPr>
        <w:t xml:space="preserve"> == </w:t>
      </w:r>
      <w:proofErr w:type="spellStart"/>
      <w:r w:rsidRPr="005F2D46">
        <w:rPr>
          <w:rFonts w:eastAsiaTheme="minorHAnsi"/>
          <w:color w:val="000000"/>
          <w:sz w:val="24"/>
          <w:szCs w:val="24"/>
        </w:rPr>
        <w:t>upper_bits</w:t>
      </w:r>
      <w:proofErr w:type="spellEnd"/>
      <w:r w:rsidRPr="005F2D46">
        <w:rPr>
          <w:rFonts w:eastAsiaTheme="minorHAnsi"/>
          <w:color w:val="000000"/>
          <w:sz w:val="24"/>
          <w:szCs w:val="24"/>
        </w:rPr>
        <w:t xml:space="preserve">) { </w:t>
      </w:r>
      <w:r w:rsidRPr="005F2D46">
        <w:rPr>
          <w:rFonts w:eastAsiaTheme="minorHAnsi"/>
          <w:color w:val="3F7F5F"/>
          <w:sz w:val="24"/>
          <w:szCs w:val="24"/>
        </w:rPr>
        <w:t>//global timer value is valid</w:t>
      </w:r>
    </w:p>
    <w:p w14:paraId="111465F6" w14:textId="1F199503" w:rsidR="00966EB8" w:rsidRPr="005F2D46" w:rsidRDefault="00966EB8" w:rsidP="00966EB8">
      <w:pPr>
        <w:widowControl/>
        <w:adjustRightInd w:val="0"/>
        <w:rPr>
          <w:rFonts w:eastAsiaTheme="minorHAnsi"/>
          <w:sz w:val="24"/>
          <w:szCs w:val="24"/>
        </w:rPr>
      </w:pPr>
      <w:r w:rsidRPr="005F2D46">
        <w:rPr>
          <w:rFonts w:eastAsiaTheme="minorHAnsi"/>
          <w:color w:val="005032"/>
          <w:sz w:val="24"/>
          <w:szCs w:val="24"/>
        </w:rPr>
        <w:t>uint64_t</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 xml:space="preserve"> = (</w:t>
      </w:r>
      <w:r w:rsidRPr="005F2D46">
        <w:rPr>
          <w:rFonts w:eastAsiaTheme="minorHAnsi"/>
          <w:color w:val="005032"/>
          <w:sz w:val="24"/>
          <w:szCs w:val="24"/>
        </w:rPr>
        <w:t>uint64_t</w:t>
      </w:r>
      <w:r w:rsidRPr="005F2D46">
        <w:rPr>
          <w:rFonts w:eastAsiaTheme="minorHAnsi"/>
          <w:color w:val="000000"/>
          <w:sz w:val="24"/>
          <w:szCs w:val="24"/>
        </w:rPr>
        <w:t xml:space="preserve">) </w:t>
      </w:r>
      <w:proofErr w:type="spellStart"/>
      <w:r w:rsidRPr="005F2D46">
        <w:rPr>
          <w:rFonts w:eastAsiaTheme="minorHAnsi"/>
          <w:color w:val="000000"/>
          <w:sz w:val="24"/>
          <w:szCs w:val="24"/>
        </w:rPr>
        <w:t>upper_bits</w:t>
      </w:r>
      <w:proofErr w:type="spellEnd"/>
      <w:r w:rsidRPr="005F2D46">
        <w:rPr>
          <w:rFonts w:eastAsiaTheme="minorHAnsi"/>
          <w:color w:val="000000"/>
          <w:sz w:val="24"/>
          <w:szCs w:val="24"/>
        </w:rPr>
        <w:t xml:space="preserve"> &lt;&lt; 32 | </w:t>
      </w:r>
      <w:proofErr w:type="spellStart"/>
      <w:r w:rsidRPr="005F2D46">
        <w:rPr>
          <w:rFonts w:eastAsiaTheme="minorHAnsi"/>
          <w:color w:val="000000"/>
          <w:sz w:val="24"/>
          <w:szCs w:val="24"/>
        </w:rPr>
        <w:t>lower_bits</w:t>
      </w:r>
      <w:proofErr w:type="spellEnd"/>
      <w:r w:rsidRPr="005F2D46">
        <w:rPr>
          <w:rFonts w:eastAsiaTheme="minorHAnsi"/>
          <w:color w:val="000000"/>
          <w:sz w:val="24"/>
          <w:szCs w:val="24"/>
        </w:rPr>
        <w:t xml:space="preserve">; </w:t>
      </w:r>
      <w:r w:rsidRPr="005F2D46">
        <w:rPr>
          <w:rFonts w:eastAsiaTheme="minorHAnsi"/>
          <w:color w:val="3F7F5F"/>
          <w:sz w:val="24"/>
          <w:szCs w:val="24"/>
        </w:rPr>
        <w:t>//returns 64 bit result</w:t>
      </w:r>
    </w:p>
    <w:p w14:paraId="5698406B" w14:textId="33765AD3"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w:t>
      </w:r>
      <w:proofErr w:type="spellStart"/>
      <w:r w:rsidRPr="005F2D46">
        <w:rPr>
          <w:rFonts w:eastAsiaTheme="minorHAnsi"/>
          <w:color w:val="3F7F5F"/>
          <w:sz w:val="24"/>
          <w:szCs w:val="24"/>
          <w:u w:val="single"/>
        </w:rPr>
        <w:t>printf</w:t>
      </w:r>
      <w:proofErr w:type="spellEnd"/>
      <w:r w:rsidRPr="005F2D46">
        <w:rPr>
          <w:rFonts w:eastAsiaTheme="minorHAnsi"/>
          <w:color w:val="3F7F5F"/>
          <w:sz w:val="24"/>
          <w:szCs w:val="24"/>
        </w:rPr>
        <w:t xml:space="preserve">("%" PRIu64 "\n", </w:t>
      </w:r>
      <w:proofErr w:type="spellStart"/>
      <w:r w:rsidRPr="005F2D46">
        <w:rPr>
          <w:rFonts w:eastAsiaTheme="minorHAnsi"/>
          <w:color w:val="3F7F5F"/>
          <w:sz w:val="24"/>
          <w:szCs w:val="24"/>
        </w:rPr>
        <w:t>i</w:t>
      </w:r>
      <w:proofErr w:type="spellEnd"/>
      <w:r w:rsidRPr="005F2D46">
        <w:rPr>
          <w:rFonts w:eastAsiaTheme="minorHAnsi"/>
          <w:color w:val="3F7F5F"/>
          <w:sz w:val="24"/>
          <w:szCs w:val="24"/>
        </w:rPr>
        <w:t>);</w:t>
      </w:r>
    </w:p>
    <w:p w14:paraId="29EC2F99" w14:textId="5E87161C" w:rsidR="00966EB8" w:rsidRPr="005F2D46" w:rsidRDefault="00966EB8" w:rsidP="00966EB8">
      <w:pPr>
        <w:widowControl/>
        <w:adjustRightInd w:val="0"/>
        <w:rPr>
          <w:rFonts w:eastAsiaTheme="minorHAnsi"/>
          <w:sz w:val="24"/>
          <w:szCs w:val="24"/>
        </w:rPr>
      </w:pPr>
      <w:r w:rsidRPr="005F2D46">
        <w:rPr>
          <w:rFonts w:eastAsiaTheme="minorHAnsi"/>
          <w:b/>
          <w:bCs/>
          <w:color w:val="7F0055"/>
          <w:sz w:val="24"/>
          <w:szCs w:val="24"/>
        </w:rPr>
        <w:t>return</w:t>
      </w:r>
      <w:r w:rsidRPr="005F2D46">
        <w:rPr>
          <w:rFonts w:eastAsiaTheme="minorHAnsi"/>
          <w:color w:val="000000"/>
          <w:sz w:val="24"/>
          <w:szCs w:val="24"/>
        </w:rPr>
        <w:t xml:space="preserve"> </w:t>
      </w:r>
      <w:proofErr w:type="spellStart"/>
      <w:r w:rsidRPr="005F2D46">
        <w:rPr>
          <w:rFonts w:eastAsiaTheme="minorHAnsi"/>
          <w:color w:val="000000"/>
          <w:sz w:val="24"/>
          <w:szCs w:val="24"/>
        </w:rPr>
        <w:t>i</w:t>
      </w:r>
      <w:proofErr w:type="spellEnd"/>
      <w:r w:rsidRPr="005F2D46">
        <w:rPr>
          <w:rFonts w:eastAsiaTheme="minorHAnsi"/>
          <w:color w:val="000000"/>
          <w:sz w:val="24"/>
          <w:szCs w:val="24"/>
        </w:rPr>
        <w:t>;</w:t>
      </w:r>
    </w:p>
    <w:p w14:paraId="64EADB8B" w14:textId="7F68189E"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20F550F8" w14:textId="57856D8B" w:rsidR="00966EB8" w:rsidRPr="005F2D46" w:rsidRDefault="00966EB8" w:rsidP="00966EB8">
      <w:pPr>
        <w:widowControl/>
        <w:adjustRightInd w:val="0"/>
        <w:rPr>
          <w:rFonts w:eastAsiaTheme="minorHAnsi"/>
          <w:sz w:val="24"/>
          <w:szCs w:val="24"/>
        </w:rPr>
      </w:pPr>
      <w:r w:rsidRPr="005F2D46">
        <w:rPr>
          <w:rFonts w:eastAsiaTheme="minorHAnsi"/>
          <w:color w:val="3F7F5F"/>
          <w:sz w:val="24"/>
          <w:szCs w:val="24"/>
        </w:rPr>
        <w:t>//read previously, go to the previous step. Otherwise the 64-bit timer counter value is correct.</w:t>
      </w:r>
    </w:p>
    <w:p w14:paraId="7E2FFC07" w14:textId="77777777" w:rsidR="00966EB8" w:rsidRPr="005F2D46" w:rsidRDefault="00966EB8" w:rsidP="00966EB8">
      <w:pPr>
        <w:widowControl/>
        <w:adjustRightInd w:val="0"/>
        <w:rPr>
          <w:rFonts w:eastAsiaTheme="minorHAnsi"/>
          <w:sz w:val="24"/>
          <w:szCs w:val="24"/>
        </w:rPr>
      </w:pPr>
      <w:r w:rsidRPr="005F2D46">
        <w:rPr>
          <w:rFonts w:eastAsiaTheme="minorHAnsi"/>
          <w:color w:val="000000"/>
          <w:sz w:val="24"/>
          <w:szCs w:val="24"/>
        </w:rPr>
        <w:t>}</w:t>
      </w:r>
    </w:p>
    <w:p w14:paraId="4635BF46" w14:textId="77777777" w:rsidR="003262B4" w:rsidRPr="005F2D46" w:rsidRDefault="003262B4" w:rsidP="008978A9">
      <w:pPr>
        <w:pStyle w:val="Heading1"/>
        <w:ind w:left="1387" w:right="1380" w:firstLine="0"/>
        <w:jc w:val="center"/>
        <w:rPr>
          <w:b w:val="0"/>
          <w:bCs w:val="0"/>
        </w:rPr>
      </w:pPr>
    </w:p>
    <w:p w14:paraId="3F3BD356" w14:textId="3AAFCE55" w:rsidR="00647E41" w:rsidRPr="005F2D46" w:rsidRDefault="00647E41" w:rsidP="008978A9">
      <w:pPr>
        <w:pStyle w:val="Heading1"/>
        <w:ind w:left="1387" w:right="1380" w:firstLine="0"/>
        <w:jc w:val="center"/>
        <w:rPr>
          <w:b w:val="0"/>
          <w:bCs w:val="0"/>
        </w:rPr>
      </w:pPr>
    </w:p>
    <w:p w14:paraId="5652B773" w14:textId="7005D8D5" w:rsidR="00647E41" w:rsidRPr="005F2D46" w:rsidRDefault="00647E41">
      <w:pPr>
        <w:widowControl/>
        <w:autoSpaceDE/>
        <w:autoSpaceDN/>
        <w:spacing w:after="160" w:line="259" w:lineRule="auto"/>
        <w:rPr>
          <w:b/>
          <w:bCs/>
          <w:sz w:val="24"/>
          <w:szCs w:val="24"/>
        </w:rPr>
      </w:pPr>
      <w:r w:rsidRPr="005F2D46">
        <w:rPr>
          <w:b/>
          <w:bCs/>
          <w:sz w:val="24"/>
          <w:szCs w:val="24"/>
        </w:rPr>
        <w:br w:type="page"/>
      </w:r>
    </w:p>
    <w:p w14:paraId="0FDEDB1D" w14:textId="5CC5167E" w:rsidR="00647E41" w:rsidRPr="005F2D46" w:rsidRDefault="00647E41" w:rsidP="00DB052F">
      <w:pPr>
        <w:pStyle w:val="Heading1"/>
        <w:ind w:left="1387" w:right="1380" w:firstLine="0"/>
        <w:jc w:val="center"/>
      </w:pPr>
      <w:bookmarkStart w:id="1239" w:name="_Toc119581055"/>
      <w:r w:rsidRPr="005F2D46">
        <w:lastRenderedPageBreak/>
        <w:t>Appendix</w:t>
      </w:r>
      <w:r w:rsidRPr="005F2D46">
        <w:rPr>
          <w:spacing w:val="-14"/>
        </w:rPr>
        <w:t xml:space="preserve"> </w:t>
      </w:r>
      <w:r w:rsidRPr="005F2D46">
        <w:t>B: Vi</w:t>
      </w:r>
      <w:r w:rsidR="00DB052F" w:rsidRPr="005F2D46">
        <w:t>vado Block Design Constraints</w:t>
      </w:r>
      <w:bookmarkEnd w:id="1239"/>
    </w:p>
    <w:p w14:paraId="7388A5A6" w14:textId="77777777" w:rsidR="00647E41" w:rsidRPr="005F2D46" w:rsidRDefault="00647E41" w:rsidP="00DB052F">
      <w:pPr>
        <w:pStyle w:val="Heading1"/>
        <w:ind w:left="1387" w:right="1380" w:firstLine="0"/>
      </w:pPr>
    </w:p>
    <w:p w14:paraId="23EC37B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r w:rsidRPr="005F2D46">
        <w:rPr>
          <w:rFonts w:eastAsiaTheme="minorHAnsi"/>
          <w:color w:val="000000" w:themeColor="text1"/>
          <w:sz w:val="24"/>
          <w:szCs w:val="24"/>
        </w:rPr>
        <w:t>#Pmod JB --&gt; Pmod AD2</w:t>
      </w:r>
    </w:p>
    <w:p w14:paraId="3822194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V8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Pmod_out_0_pin1_io]</w:t>
      </w:r>
    </w:p>
    <w:p w14:paraId="0F31BD8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W8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Pmod_out_0_pin2_io]</w:t>
      </w:r>
    </w:p>
    <w:p w14:paraId="02407EA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U7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Pmod_out_0_pin3_io]</w:t>
      </w:r>
    </w:p>
    <w:p w14:paraId="7F4745EC"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V7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Pmod_out_0_pin4_io]</w:t>
      </w:r>
    </w:p>
    <w:p w14:paraId="6C526199"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Y7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Pmod_out_0_pin7_io]</w:t>
      </w:r>
    </w:p>
    <w:p w14:paraId="2F772CE2"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Y6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Pmod_out_0_pin8_io]</w:t>
      </w:r>
    </w:p>
    <w:p w14:paraId="0A01AF2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V6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Pmod_out_0_pin9_io]</w:t>
      </w:r>
    </w:p>
    <w:p w14:paraId="7DA8FE7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W6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Pmod_out_0_pin10_io]</w:t>
      </w:r>
    </w:p>
    <w:p w14:paraId="5738491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Pmod_out_0_pin1_io]</w:t>
      </w:r>
    </w:p>
    <w:p w14:paraId="2558FA6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Pmod_out_0_pin2_io]</w:t>
      </w:r>
    </w:p>
    <w:p w14:paraId="618B35B4"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Pmod_out_0_pin3_io]</w:t>
      </w:r>
    </w:p>
    <w:p w14:paraId="349836F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Pmod_out_0_pin4_io]</w:t>
      </w:r>
    </w:p>
    <w:p w14:paraId="4E82B119"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Pmod_out_0_pin7_io]</w:t>
      </w:r>
    </w:p>
    <w:p w14:paraId="06D0EB7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Pmod_out_0_pin8_io]</w:t>
      </w:r>
    </w:p>
    <w:p w14:paraId="17E616D7"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Pmod_out_0_pin9_io]</w:t>
      </w:r>
    </w:p>
    <w:p w14:paraId="7106EB14"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Pmod_out_0_pin10_io]</w:t>
      </w:r>
    </w:p>
    <w:p w14:paraId="31754837"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SLEW SLOW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Pmod_out_0_pin3_io]</w:t>
      </w:r>
    </w:p>
    <w:p w14:paraId="7B6039D2"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PULLUP true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Pmod_out_0_pin3_io]</w:t>
      </w:r>
    </w:p>
    <w:p w14:paraId="3597374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PULLUP true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Pmod_out_0_pin4_io]</w:t>
      </w:r>
    </w:p>
    <w:p w14:paraId="05319BA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
    <w:p w14:paraId="5B2D3A38" w14:textId="0845B5AD" w:rsidR="00DB052F" w:rsidRPr="005F2D46" w:rsidRDefault="00DB052F" w:rsidP="00DB052F">
      <w:pPr>
        <w:widowControl/>
        <w:autoSpaceDE/>
        <w:autoSpaceDN/>
        <w:spacing w:after="160" w:line="259" w:lineRule="auto"/>
        <w:rPr>
          <w:rFonts w:eastAsiaTheme="minorHAnsi"/>
          <w:color w:val="000000" w:themeColor="text1"/>
          <w:sz w:val="24"/>
          <w:szCs w:val="24"/>
        </w:rPr>
      </w:pPr>
      <w:r w:rsidRPr="005F2D46">
        <w:rPr>
          <w:rFonts w:eastAsiaTheme="minorHAnsi"/>
          <w:color w:val="000000" w:themeColor="text1"/>
          <w:sz w:val="24"/>
          <w:szCs w:val="24"/>
        </w:rPr>
        <w:t># Pmod JC --&gt; Pmod TC1</w:t>
      </w:r>
    </w:p>
    <w:p w14:paraId="711F6D67"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CS]</w:t>
      </w:r>
    </w:p>
    <w:p w14:paraId="5DB4FA4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MISO]</w:t>
      </w:r>
    </w:p>
    <w:p w14:paraId="02F38624"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MOSI]</w:t>
      </w:r>
    </w:p>
    <w:p w14:paraId="536DB399"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SCK]</w:t>
      </w:r>
    </w:p>
    <w:p w14:paraId="328FC7FB"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V15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CS]</w:t>
      </w:r>
    </w:p>
    <w:p w14:paraId="50F7B90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lastRenderedPageBreak/>
        <w:t>set_property</w:t>
      </w:r>
      <w:proofErr w:type="spellEnd"/>
      <w:r w:rsidRPr="005F2D46">
        <w:rPr>
          <w:rFonts w:eastAsiaTheme="minorHAnsi"/>
          <w:color w:val="000000" w:themeColor="text1"/>
          <w:sz w:val="24"/>
          <w:szCs w:val="24"/>
        </w:rPr>
        <w:t xml:space="preserve"> PACKAGE_PIN W15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MOSI]</w:t>
      </w:r>
    </w:p>
    <w:p w14:paraId="4A82415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T11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MISO]</w:t>
      </w:r>
    </w:p>
    <w:p w14:paraId="0212AEB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T10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SCK]</w:t>
      </w:r>
    </w:p>
    <w:p w14:paraId="21C51D63"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
    <w:p w14:paraId="22052B52"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r w:rsidRPr="005F2D46">
        <w:rPr>
          <w:rFonts w:eastAsiaTheme="minorHAnsi"/>
          <w:color w:val="000000" w:themeColor="text1"/>
          <w:sz w:val="24"/>
          <w:szCs w:val="24"/>
        </w:rPr>
        <w:t>#Pmod JD --&gt; Pmod OLED</w:t>
      </w:r>
    </w:p>
    <w:p w14:paraId="3B5BB6CA"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T14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Pmod_out_1_pin1_io]</w:t>
      </w:r>
    </w:p>
    <w:p w14:paraId="4880409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T15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Pmod_out_1_pin2_io]</w:t>
      </w:r>
    </w:p>
    <w:p w14:paraId="7B3ADF8E"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P14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Pmod_out_1_pin3_io]</w:t>
      </w:r>
    </w:p>
    <w:p w14:paraId="1C9F50B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R14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Pmod_out_1_pin4_io]</w:t>
      </w:r>
    </w:p>
    <w:p w14:paraId="26E80EFD"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U14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Pmod_out_1_pin7_io]</w:t>
      </w:r>
    </w:p>
    <w:p w14:paraId="2F93D495"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U15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Pmod_out_1_pin8_io]</w:t>
      </w:r>
    </w:p>
    <w:p w14:paraId="554F1558"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V17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Pmod_out_1_pin9_io]</w:t>
      </w:r>
    </w:p>
    <w:p w14:paraId="55F2BA2B"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PACKAGE_PIN V18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Pmod_out_1_pin10_io]</w:t>
      </w:r>
    </w:p>
    <w:p w14:paraId="5BDCDE5C"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Pmod_out_1_pin1_io]</w:t>
      </w:r>
    </w:p>
    <w:p w14:paraId="434B47FD"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Pmod_out_1_pin2_io]</w:t>
      </w:r>
    </w:p>
    <w:p w14:paraId="3A15833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Pmod_out_1_pin3_io]</w:t>
      </w:r>
    </w:p>
    <w:p w14:paraId="6657815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Pmod_out_1_pin4_io]</w:t>
      </w:r>
    </w:p>
    <w:p w14:paraId="4609AE76"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Pmod_out_1_pin7_io]</w:t>
      </w:r>
    </w:p>
    <w:p w14:paraId="7C76C61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Pmod_out_1_pin8_io]</w:t>
      </w:r>
    </w:p>
    <w:p w14:paraId="739B8A9F" w14:textId="77777777" w:rsidR="00DB052F" w:rsidRPr="005F2D46" w:rsidRDefault="00DB052F" w:rsidP="00DB052F">
      <w:pPr>
        <w:widowControl/>
        <w:autoSpaceDE/>
        <w:autoSpaceDN/>
        <w:spacing w:after="160" w:line="259" w:lineRule="auto"/>
        <w:rPr>
          <w:rFonts w:eastAsiaTheme="minorHAnsi"/>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Pmod_out_1_pin9_io]</w:t>
      </w:r>
    </w:p>
    <w:p w14:paraId="1E27CB03" w14:textId="3121DD3D" w:rsidR="00647E41" w:rsidRPr="005F2D46" w:rsidRDefault="00DB052F" w:rsidP="00DB052F">
      <w:pPr>
        <w:widowControl/>
        <w:autoSpaceDE/>
        <w:autoSpaceDN/>
        <w:spacing w:after="160" w:line="259" w:lineRule="auto"/>
        <w:rPr>
          <w:color w:val="000000" w:themeColor="text1"/>
          <w:sz w:val="24"/>
          <w:szCs w:val="24"/>
        </w:rPr>
      </w:pPr>
      <w:proofErr w:type="spellStart"/>
      <w:r w:rsidRPr="005F2D46">
        <w:rPr>
          <w:rFonts w:eastAsiaTheme="minorHAnsi"/>
          <w:color w:val="000000" w:themeColor="text1"/>
          <w:sz w:val="24"/>
          <w:szCs w:val="24"/>
        </w:rPr>
        <w:t>set_property</w:t>
      </w:r>
      <w:proofErr w:type="spellEnd"/>
      <w:r w:rsidRPr="005F2D46">
        <w:rPr>
          <w:rFonts w:eastAsiaTheme="minorHAnsi"/>
          <w:color w:val="000000" w:themeColor="text1"/>
          <w:sz w:val="24"/>
          <w:szCs w:val="24"/>
        </w:rPr>
        <w:t xml:space="preserve"> IOSTANDARD LVCMOS33 [</w:t>
      </w:r>
      <w:proofErr w:type="spellStart"/>
      <w:r w:rsidRPr="005F2D46">
        <w:rPr>
          <w:rFonts w:eastAsiaTheme="minorHAnsi"/>
          <w:color w:val="000000" w:themeColor="text1"/>
          <w:sz w:val="24"/>
          <w:szCs w:val="24"/>
        </w:rPr>
        <w:t>get_ports</w:t>
      </w:r>
      <w:proofErr w:type="spellEnd"/>
      <w:r w:rsidRPr="005F2D46">
        <w:rPr>
          <w:rFonts w:eastAsiaTheme="minorHAnsi"/>
          <w:color w:val="000000" w:themeColor="text1"/>
          <w:sz w:val="24"/>
          <w:szCs w:val="24"/>
        </w:rPr>
        <w:t xml:space="preserve"> Pmod_out_1_pin10_io]</w:t>
      </w:r>
    </w:p>
    <w:p w14:paraId="7A7449FF" w14:textId="5A47AF40" w:rsidR="00647E41" w:rsidRPr="005F2D46" w:rsidRDefault="00647E41" w:rsidP="00647E41">
      <w:pPr>
        <w:widowControl/>
        <w:autoSpaceDE/>
        <w:autoSpaceDN/>
        <w:spacing w:after="160" w:line="259" w:lineRule="auto"/>
        <w:rPr>
          <w:sz w:val="24"/>
          <w:szCs w:val="24"/>
        </w:rPr>
      </w:pPr>
      <w:r w:rsidRPr="005F2D46">
        <w:rPr>
          <w:sz w:val="24"/>
          <w:szCs w:val="24"/>
        </w:rPr>
        <w:br w:type="page"/>
      </w:r>
    </w:p>
    <w:p w14:paraId="2286961B" w14:textId="1ADB597F" w:rsidR="00647E41" w:rsidRPr="005F2D46" w:rsidRDefault="00647E41" w:rsidP="00DB052F">
      <w:pPr>
        <w:pStyle w:val="Heading1"/>
        <w:ind w:left="1387" w:right="1380" w:firstLine="0"/>
        <w:jc w:val="center"/>
      </w:pPr>
      <w:bookmarkStart w:id="1240" w:name="_Toc119581056"/>
      <w:r w:rsidRPr="005F2D46">
        <w:lastRenderedPageBreak/>
        <w:t>Appendix</w:t>
      </w:r>
      <w:r w:rsidRPr="005F2D46">
        <w:rPr>
          <w:spacing w:val="-14"/>
        </w:rPr>
        <w:t xml:space="preserve"> </w:t>
      </w:r>
      <w:r w:rsidRPr="005F2D46">
        <w:t xml:space="preserve">C: </w:t>
      </w:r>
      <w:r w:rsidR="00295029" w:rsidRPr="005F2D46">
        <w:t xml:space="preserve">Sensors </w:t>
      </w:r>
      <w:r w:rsidR="00DB052F" w:rsidRPr="005F2D46">
        <w:t xml:space="preserve">w/ OLED Display </w:t>
      </w:r>
      <w:r w:rsidRPr="005F2D46">
        <w:t>Vivado Block Design</w:t>
      </w:r>
      <w:bookmarkEnd w:id="1240"/>
      <w:r w:rsidRPr="005F2D46">
        <w:t xml:space="preserve"> </w:t>
      </w:r>
    </w:p>
    <w:p w14:paraId="20395E1B" w14:textId="77777777" w:rsidR="00647E41" w:rsidRPr="005F2D46" w:rsidRDefault="00647E41" w:rsidP="00647E41">
      <w:pPr>
        <w:pStyle w:val="Heading1"/>
        <w:ind w:left="1387" w:right="1380" w:firstLine="0"/>
        <w:jc w:val="center"/>
      </w:pPr>
    </w:p>
    <w:p w14:paraId="50956888" w14:textId="50108385" w:rsidR="00647E41" w:rsidRPr="005F2D46" w:rsidRDefault="00647E41" w:rsidP="00647E41">
      <w:pPr>
        <w:widowControl/>
        <w:autoSpaceDE/>
        <w:autoSpaceDN/>
        <w:spacing w:after="160" w:line="259" w:lineRule="auto"/>
        <w:jc w:val="center"/>
        <w:rPr>
          <w:sz w:val="24"/>
          <w:szCs w:val="24"/>
        </w:rPr>
        <w:sectPr w:rsidR="00647E41" w:rsidRPr="005F2D46" w:rsidSect="00DC3231">
          <w:footerReference w:type="default" r:id="rId71"/>
          <w:pgSz w:w="12240" w:h="15840"/>
          <w:pgMar w:top="1440" w:right="1440" w:bottom="1440" w:left="1440" w:header="0" w:footer="1137" w:gutter="0"/>
          <w:cols w:space="720"/>
        </w:sectPr>
      </w:pPr>
      <w:r w:rsidRPr="005F2D46">
        <w:rPr>
          <w:rFonts w:eastAsiaTheme="minorHAnsi"/>
          <w:b/>
          <w:bCs/>
          <w:noProof/>
          <w:color w:val="7F0055"/>
          <w:sz w:val="24"/>
          <w:szCs w:val="24"/>
        </w:rPr>
        <w:drawing>
          <wp:inline distT="0" distB="0" distL="0" distR="0" wp14:anchorId="2492697F" wp14:editId="21AE536A">
            <wp:extent cx="7430253" cy="4913867"/>
            <wp:effectExtent l="953" t="0" r="317" b="318"/>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rot="5400000">
                      <a:off x="0" y="0"/>
                      <a:ext cx="7493239" cy="4955522"/>
                    </a:xfrm>
                    <a:prstGeom prst="rect">
                      <a:avLst/>
                    </a:prstGeom>
                  </pic:spPr>
                </pic:pic>
              </a:graphicData>
            </a:graphic>
          </wp:inline>
        </w:drawing>
      </w:r>
    </w:p>
    <w:p w14:paraId="2C20802F" w14:textId="5076E6F5" w:rsidR="00647E41" w:rsidRPr="005F2D46" w:rsidRDefault="002C30A9" w:rsidP="00DB052F">
      <w:pPr>
        <w:pStyle w:val="Heading1"/>
        <w:ind w:left="1387" w:right="1380" w:firstLine="0"/>
        <w:jc w:val="center"/>
      </w:pPr>
      <w:bookmarkStart w:id="1241" w:name="_Toc119581057"/>
      <w:r w:rsidRPr="005F2D46">
        <w:lastRenderedPageBreak/>
        <w:t>Ap</w:t>
      </w:r>
      <w:r w:rsidR="00647E41" w:rsidRPr="005F2D46">
        <w:t>pendix</w:t>
      </w:r>
      <w:r w:rsidR="00647E41" w:rsidRPr="005F2D46">
        <w:rPr>
          <w:spacing w:val="-14"/>
        </w:rPr>
        <w:t xml:space="preserve"> </w:t>
      </w:r>
      <w:r w:rsidR="00647E41" w:rsidRPr="005F2D46">
        <w:t xml:space="preserve">D: </w:t>
      </w:r>
      <w:r w:rsidR="00DB052F" w:rsidRPr="005F2D46">
        <w:t xml:space="preserve">Sensors </w:t>
      </w:r>
      <w:r w:rsidR="00647E41" w:rsidRPr="005F2D46">
        <w:t>Vivado Block Design</w:t>
      </w:r>
      <w:bookmarkEnd w:id="1241"/>
      <w:r w:rsidR="00647E41" w:rsidRPr="005F2D46">
        <w:t xml:space="preserve"> </w:t>
      </w:r>
    </w:p>
    <w:p w14:paraId="75E24BE2" w14:textId="77777777" w:rsidR="00647E41" w:rsidRPr="005F2D46" w:rsidRDefault="00647E41" w:rsidP="00647E41">
      <w:pPr>
        <w:pStyle w:val="Heading1"/>
        <w:ind w:left="1387" w:right="1380" w:firstLine="0"/>
        <w:jc w:val="center"/>
      </w:pPr>
    </w:p>
    <w:p w14:paraId="36023437" w14:textId="38B31DED" w:rsidR="002C30A9" w:rsidRPr="005F2D46" w:rsidRDefault="00647E41" w:rsidP="00647E41">
      <w:pPr>
        <w:widowControl/>
        <w:autoSpaceDE/>
        <w:autoSpaceDN/>
        <w:spacing w:after="160" w:line="259" w:lineRule="auto"/>
        <w:jc w:val="center"/>
        <w:rPr>
          <w:sz w:val="24"/>
          <w:szCs w:val="24"/>
        </w:rPr>
      </w:pPr>
      <w:r w:rsidRPr="005F2D46">
        <w:rPr>
          <w:noProof/>
          <w:sz w:val="24"/>
          <w:szCs w:val="24"/>
        </w:rPr>
        <w:drawing>
          <wp:inline distT="0" distB="0" distL="0" distR="0" wp14:anchorId="36AAF9DB" wp14:editId="2F1A6F3E">
            <wp:extent cx="7395210" cy="5009393"/>
            <wp:effectExtent l="0" t="6985" r="825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rot="5400000">
                      <a:off x="0" y="0"/>
                      <a:ext cx="7451451" cy="5047490"/>
                    </a:xfrm>
                    <a:prstGeom prst="rect">
                      <a:avLst/>
                    </a:prstGeom>
                  </pic:spPr>
                </pic:pic>
              </a:graphicData>
            </a:graphic>
          </wp:inline>
        </w:drawing>
      </w:r>
    </w:p>
    <w:p w14:paraId="4A8FE5AA" w14:textId="77777777" w:rsidR="00F7015A" w:rsidRPr="005F2D46" w:rsidRDefault="00F7015A" w:rsidP="00647E41">
      <w:pPr>
        <w:widowControl/>
        <w:autoSpaceDE/>
        <w:autoSpaceDN/>
        <w:spacing w:after="160" w:line="259" w:lineRule="auto"/>
        <w:jc w:val="center"/>
        <w:rPr>
          <w:sz w:val="24"/>
          <w:szCs w:val="24"/>
        </w:rPr>
      </w:pPr>
    </w:p>
    <w:p w14:paraId="176B2D6B" w14:textId="0C41DB18" w:rsidR="00F7015A" w:rsidRPr="005F2D46" w:rsidRDefault="00F7015A" w:rsidP="00F7015A">
      <w:pPr>
        <w:pStyle w:val="Heading1"/>
        <w:ind w:left="1387" w:right="1380" w:firstLine="0"/>
        <w:jc w:val="center"/>
      </w:pPr>
      <w:bookmarkStart w:id="1242" w:name="_Toc119581058"/>
      <w:r w:rsidRPr="005F2D46">
        <w:lastRenderedPageBreak/>
        <w:t>Appendix</w:t>
      </w:r>
      <w:r w:rsidRPr="005F2D46">
        <w:rPr>
          <w:spacing w:val="-14"/>
        </w:rPr>
        <w:t xml:space="preserve"> </w:t>
      </w:r>
      <w:r w:rsidR="002004F0" w:rsidRPr="005F2D46">
        <w:t>E</w:t>
      </w:r>
      <w:r w:rsidRPr="005F2D46">
        <w:t xml:space="preserve">: </w:t>
      </w:r>
      <w:r w:rsidR="00EE1976" w:rsidRPr="005F2D46">
        <w:t>Sensors</w:t>
      </w:r>
      <w:r w:rsidRPr="005F2D46">
        <w:t xml:space="preserve"> w/ stress detection Vivado Block Design</w:t>
      </w:r>
      <w:bookmarkEnd w:id="1242"/>
      <w:r w:rsidRPr="005F2D46">
        <w:t xml:space="preserve"> </w:t>
      </w:r>
    </w:p>
    <w:p w14:paraId="100AD3C2" w14:textId="55300FA6" w:rsidR="00F7015A" w:rsidRDefault="00F7015A" w:rsidP="00F7015A">
      <w:pPr>
        <w:widowControl/>
        <w:autoSpaceDE/>
        <w:autoSpaceDN/>
        <w:spacing w:after="160" w:line="259" w:lineRule="auto"/>
        <w:rPr>
          <w:b/>
          <w:bCs/>
          <w:sz w:val="24"/>
          <w:szCs w:val="24"/>
        </w:rPr>
      </w:pPr>
      <w:r w:rsidRPr="005F2D46">
        <w:rPr>
          <w:b/>
          <w:bCs/>
          <w:noProof/>
          <w:sz w:val="24"/>
          <w:szCs w:val="24"/>
        </w:rPr>
        <w:drawing>
          <wp:inline distT="0" distB="0" distL="0" distR="0" wp14:anchorId="0C3C5437" wp14:editId="0A680E1F">
            <wp:extent cx="7684071" cy="6228080"/>
            <wp:effectExtent l="381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rot="5400000">
                      <a:off x="0" y="0"/>
                      <a:ext cx="7702664" cy="6243150"/>
                    </a:xfrm>
                    <a:prstGeom prst="rect">
                      <a:avLst/>
                    </a:prstGeom>
                  </pic:spPr>
                </pic:pic>
              </a:graphicData>
            </a:graphic>
          </wp:inline>
        </w:drawing>
      </w:r>
    </w:p>
    <w:p w14:paraId="2383FD17" w14:textId="77777777" w:rsidR="00E63B13" w:rsidRDefault="00E63B13" w:rsidP="00E63B13">
      <w:pPr>
        <w:pStyle w:val="Heading1"/>
        <w:ind w:left="1387" w:right="1380" w:firstLine="0"/>
        <w:jc w:val="center"/>
      </w:pPr>
    </w:p>
    <w:p w14:paraId="200F37AB" w14:textId="701101E8" w:rsidR="00E63B13" w:rsidRPr="005F2D46" w:rsidRDefault="00E63B13" w:rsidP="00E63B13">
      <w:pPr>
        <w:pStyle w:val="Heading1"/>
        <w:ind w:left="1387" w:right="1380" w:firstLine="0"/>
        <w:jc w:val="center"/>
      </w:pPr>
      <w:bookmarkStart w:id="1243" w:name="_Toc119581059"/>
      <w:r w:rsidRPr="005F2D46">
        <w:lastRenderedPageBreak/>
        <w:t>Appendix</w:t>
      </w:r>
      <w:r w:rsidRPr="005F2D46">
        <w:rPr>
          <w:spacing w:val="-14"/>
        </w:rPr>
        <w:t xml:space="preserve"> </w:t>
      </w:r>
      <w:r>
        <w:t>F</w:t>
      </w:r>
      <w:r w:rsidRPr="005F2D46">
        <w:t xml:space="preserve">: </w:t>
      </w:r>
      <w:r>
        <w:t>GitHub Source Code</w:t>
      </w:r>
      <w:bookmarkEnd w:id="1243"/>
      <w:r w:rsidRPr="005F2D46">
        <w:t xml:space="preserve"> </w:t>
      </w:r>
    </w:p>
    <w:p w14:paraId="6238E062" w14:textId="57832381" w:rsidR="00E63B13" w:rsidRPr="00E63B13" w:rsidRDefault="00E63B13" w:rsidP="00E63B13">
      <w:pPr>
        <w:widowControl/>
        <w:autoSpaceDE/>
        <w:autoSpaceDN/>
        <w:spacing w:after="160" w:line="259" w:lineRule="auto"/>
        <w:rPr>
          <w:b/>
          <w:bCs/>
          <w:sz w:val="24"/>
          <w:szCs w:val="24"/>
        </w:rPr>
      </w:pPr>
    </w:p>
    <w:p w14:paraId="2FD52C3F" w14:textId="4AF61DA6" w:rsidR="00E63B13" w:rsidRPr="00E63B13" w:rsidRDefault="00000000" w:rsidP="00F7015A">
      <w:pPr>
        <w:widowControl/>
        <w:autoSpaceDE/>
        <w:autoSpaceDN/>
        <w:spacing w:after="160" w:line="259" w:lineRule="auto"/>
        <w:rPr>
          <w:sz w:val="24"/>
          <w:szCs w:val="24"/>
        </w:rPr>
      </w:pPr>
      <w:hyperlink r:id="rId75" w:history="1">
        <w:r w:rsidR="00E63B13" w:rsidRPr="00E63B13">
          <w:rPr>
            <w:rStyle w:val="Hyperlink"/>
            <w:sz w:val="24"/>
            <w:szCs w:val="24"/>
          </w:rPr>
          <w:t>GitHub Source Code</w:t>
        </w:r>
      </w:hyperlink>
    </w:p>
    <w:sectPr w:rsidR="00E63B13" w:rsidRPr="00E63B13" w:rsidSect="00DC3231">
      <w:footerReference w:type="default" r:id="rId76"/>
      <w:pgSz w:w="12240" w:h="15840"/>
      <w:pgMar w:top="1440" w:right="1440" w:bottom="1440" w:left="1440" w:header="0" w:footer="11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7" w:author="luis rivera" w:date="2022-11-17T13:30:00Z" w:initials="lr">
    <w:p w14:paraId="133EF1C1" w14:textId="77777777" w:rsidR="00CF3926" w:rsidRDefault="00CF3926" w:rsidP="00F3036B">
      <w:pPr>
        <w:pStyle w:val="CommentText"/>
      </w:pPr>
      <w:r>
        <w:rPr>
          <w:rStyle w:val="CommentReference"/>
        </w:rPr>
        <w:annotationRef/>
      </w:r>
      <w:r>
        <w:t>Reword, don't talk about Pmod but the product or sensors instead</w:t>
      </w:r>
    </w:p>
  </w:comment>
  <w:comment w:id="774" w:author="luis rivera" w:date="2022-11-17T13:25:00Z" w:initials="lr">
    <w:p w14:paraId="6744F9D1" w14:textId="613728E8" w:rsidR="00717945" w:rsidRDefault="00717945" w:rsidP="00F979EC">
      <w:pPr>
        <w:pStyle w:val="CommentText"/>
      </w:pPr>
      <w:r>
        <w:rPr>
          <w:rStyle w:val="CommentReference"/>
        </w:rPr>
        <w:annotationRef/>
      </w:r>
      <w:r>
        <w:t>Portrait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3EF1C1" w15:done="0"/>
  <w15:commentEx w15:paraId="6744F9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B5EA" w16cex:dateUtc="2022-11-17T21:30:00Z"/>
  <w16cex:commentExtensible w16cex:durableId="2720B4AE" w16cex:dateUtc="2022-11-17T2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3EF1C1" w16cid:durableId="2720B5EA"/>
  <w16cid:commentId w16cid:paraId="6744F9D1" w16cid:durableId="2720B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E69A3" w14:textId="77777777" w:rsidR="00E467F5" w:rsidRDefault="00E467F5">
      <w:r>
        <w:separator/>
      </w:r>
    </w:p>
  </w:endnote>
  <w:endnote w:type="continuationSeparator" w:id="0">
    <w:p w14:paraId="49C9DAF3" w14:textId="77777777" w:rsidR="00E467F5" w:rsidRDefault="00E46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F76DD" w14:textId="77777777" w:rsidR="00825878" w:rsidRDefault="00825878">
    <w:pPr>
      <w:pStyle w:val="BodyText"/>
      <w:spacing w:before="0" w:line="14" w:lineRule="auto"/>
      <w:rPr>
        <w:sz w:val="20"/>
      </w:rPr>
    </w:pPr>
    <w:r>
      <w:rPr>
        <w:noProof/>
      </w:rPr>
      <mc:AlternateContent>
        <mc:Choice Requires="wps">
          <w:drawing>
            <wp:anchor distT="0" distB="0" distL="114300" distR="114300" simplePos="0" relativeHeight="251662336" behindDoc="1" locked="0" layoutInCell="1" allowOverlap="1" wp14:anchorId="37901C70" wp14:editId="3536C970">
              <wp:simplePos x="0" y="0"/>
              <wp:positionH relativeFrom="page">
                <wp:posOffset>4010388</wp:posOffset>
              </wp:positionH>
              <wp:positionV relativeFrom="page">
                <wp:posOffset>9209314</wp:posOffset>
              </wp:positionV>
              <wp:extent cx="300355" cy="177800"/>
              <wp:effectExtent l="0" t="0" r="4445" b="1270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2AC7" w14:textId="77777777" w:rsidR="00825878" w:rsidRDefault="00825878">
                          <w:pPr>
                            <w:pStyle w:val="BodyText"/>
                            <w:spacing w:before="0" w:line="254" w:lineRule="exact"/>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01C70" id="_x0000_t202" coordsize="21600,21600" o:spt="202" path="m,l,21600r21600,l21600,xe">
              <v:stroke joinstyle="miter"/>
              <v:path gradientshapeok="t" o:connecttype="rect"/>
            </v:shapetype>
            <v:shape id="Text Box 25" o:spid="_x0000_s1026" type="#_x0000_t202" style="position:absolute;margin-left:315.8pt;margin-top:725.15pt;width:23.65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" filled="f" stroked="f">
              <v:textbox inset="0,0,0,0">
                <w:txbxContent>
                  <w:p w14:paraId="29DB2AC7" w14:textId="77777777" w:rsidR="00825878" w:rsidRDefault="00825878">
                    <w:pPr>
                      <w:pStyle w:val="BodyText"/>
                      <w:spacing w:before="0" w:line="254" w:lineRule="exact"/>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E417" w14:textId="77777777" w:rsidR="00825878" w:rsidRDefault="00825878">
    <w:pPr>
      <w:pStyle w:val="BodyText"/>
      <w:spacing w:before="0" w:line="14" w:lineRule="auto"/>
      <w:rPr>
        <w:sz w:val="20"/>
      </w:rPr>
    </w:pPr>
    <w:r>
      <w:rPr>
        <w:noProof/>
      </w:rPr>
      <mc:AlternateContent>
        <mc:Choice Requires="wps">
          <w:drawing>
            <wp:anchor distT="0" distB="0" distL="114300" distR="114300" simplePos="0" relativeHeight="251663360" behindDoc="1" locked="0" layoutInCell="1" allowOverlap="1" wp14:anchorId="430AEAFE" wp14:editId="03A7D384">
              <wp:simplePos x="0" y="0"/>
              <wp:positionH relativeFrom="page">
                <wp:posOffset>4001770</wp:posOffset>
              </wp:positionH>
              <wp:positionV relativeFrom="page">
                <wp:posOffset>9196705</wp:posOffset>
              </wp:positionV>
              <wp:extent cx="228600" cy="188595"/>
              <wp:effectExtent l="0" t="0" r="0" b="190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4E7C3" w14:textId="77777777" w:rsidR="00825878" w:rsidRDefault="00825878">
                          <w:pPr>
                            <w:pStyle w:val="BodyText"/>
                            <w:spacing w:before="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AEAFE" id="_x0000_t202" coordsize="21600,21600" o:spt="202" path="m,l,21600r21600,l21600,xe">
              <v:stroke joinstyle="miter"/>
              <v:path gradientshapeok="t" o:connecttype="rect"/>
            </v:shapetype>
            <v:shape id="Text Box 26" o:spid="_x0000_s1027" type="#_x0000_t202" style="position:absolute;margin-left:315.1pt;margin-top:724.15pt;width:18pt;height:14.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" filled="f" stroked="f">
              <v:textbox inset="0,0,0,0">
                <w:txbxContent>
                  <w:p w14:paraId="5804E7C3" w14:textId="77777777" w:rsidR="00825878" w:rsidRDefault="00825878">
                    <w:pPr>
                      <w:pStyle w:val="BodyText"/>
                      <w:spacing w:before="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6457" w14:textId="77777777" w:rsidR="00825878" w:rsidRDefault="00825878">
    <w:pPr>
      <w:pStyle w:val="BodyText"/>
      <w:spacing w:before="0" w:line="14" w:lineRule="auto"/>
      <w:rPr>
        <w:sz w:val="20"/>
      </w:rPr>
    </w:pPr>
    <w:r>
      <w:rPr>
        <w:noProof/>
      </w:rPr>
      <mc:AlternateContent>
        <mc:Choice Requires="wps">
          <w:drawing>
            <wp:anchor distT="0" distB="0" distL="114300" distR="114300" simplePos="0" relativeHeight="251660288" behindDoc="1" locked="0" layoutInCell="1" allowOverlap="1" wp14:anchorId="0334E687" wp14:editId="1F7C7541">
              <wp:simplePos x="0" y="0"/>
              <wp:positionH relativeFrom="page">
                <wp:posOffset>4001770</wp:posOffset>
              </wp:positionH>
              <wp:positionV relativeFrom="page">
                <wp:posOffset>9196705</wp:posOffset>
              </wp:positionV>
              <wp:extent cx="228600" cy="188595"/>
              <wp:effectExtent l="127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3EDDE" w14:textId="77777777" w:rsidR="00825878" w:rsidRDefault="00825878">
                          <w:pPr>
                            <w:pStyle w:val="BodyText"/>
                            <w:spacing w:before="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4E687" id="_x0000_t202" coordsize="21600,21600" o:spt="202" path="m,l,21600r21600,l21600,xe">
              <v:stroke joinstyle="miter"/>
              <v:path gradientshapeok="t" o:connecttype="rect"/>
            </v:shapetype>
            <v:shape id="Text Box 24" o:spid="_x0000_s1028" type="#_x0000_t202" style="position:absolute;margin-left:315.1pt;margin-top:724.15pt;width:18pt;height:14.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" filled="f" stroked="f">
              <v:textbox inset="0,0,0,0">
                <w:txbxContent>
                  <w:p w14:paraId="6623EDDE" w14:textId="77777777" w:rsidR="00825878" w:rsidRDefault="00825878">
                    <w:pPr>
                      <w:pStyle w:val="BodyText"/>
                      <w:spacing w:before="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1F8D" w14:textId="77777777" w:rsidR="00DB052F" w:rsidRDefault="00DB052F">
    <w:pPr>
      <w:pStyle w:val="BodyText"/>
      <w:spacing w:before="0" w:line="14" w:lineRule="auto"/>
      <w:rPr>
        <w:sz w:val="20"/>
      </w:rPr>
    </w:pPr>
    <w:r>
      <w:rPr>
        <w:noProof/>
      </w:rPr>
      <mc:AlternateContent>
        <mc:Choice Requires="wps">
          <w:drawing>
            <wp:anchor distT="0" distB="0" distL="114300" distR="114300" simplePos="0" relativeHeight="251667456" behindDoc="1" locked="0" layoutInCell="1" allowOverlap="1" wp14:anchorId="298F54D2" wp14:editId="7AB5CE1C">
              <wp:simplePos x="0" y="0"/>
              <wp:positionH relativeFrom="page">
                <wp:posOffset>4001770</wp:posOffset>
              </wp:positionH>
              <wp:positionV relativeFrom="page">
                <wp:posOffset>9196705</wp:posOffset>
              </wp:positionV>
              <wp:extent cx="228600" cy="188595"/>
              <wp:effectExtent l="127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7C4E" w14:textId="77777777" w:rsidR="00DB052F" w:rsidRDefault="00DB052F">
                          <w:pPr>
                            <w:pStyle w:val="BodyText"/>
                            <w:spacing w:before="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F54D2" id="_x0000_t202" coordsize="21600,21600" o:spt="202" path="m,l,21600r21600,l21600,xe">
              <v:stroke joinstyle="miter"/>
              <v:path gradientshapeok="t" o:connecttype="rect"/>
            </v:shapetype>
            <v:shape id="Text Box 54" o:spid="_x0000_s1029" type="#_x0000_t202" style="position:absolute;margin-left:315.1pt;margin-top:724.15pt;width:18pt;height:14.8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" filled="f" stroked="f">
              <v:textbox inset="0,0,0,0">
                <w:txbxContent>
                  <w:p w14:paraId="31C07C4E" w14:textId="77777777" w:rsidR="00DB052F" w:rsidRDefault="00DB052F">
                    <w:pPr>
                      <w:pStyle w:val="BodyText"/>
                      <w:spacing w:before="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91309" w14:textId="77777777" w:rsidR="00E467F5" w:rsidRDefault="00E467F5">
      <w:r>
        <w:separator/>
      </w:r>
    </w:p>
  </w:footnote>
  <w:footnote w:type="continuationSeparator" w:id="0">
    <w:p w14:paraId="0DE90716" w14:textId="77777777" w:rsidR="00E467F5" w:rsidRDefault="00E467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3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425388"/>
    <w:multiLevelType w:val="hybridMultilevel"/>
    <w:tmpl w:val="859C3350"/>
    <w:lvl w:ilvl="0" w:tplc="DADA5E62">
      <w:start w:val="1"/>
      <w:numFmt w:val="decimal"/>
      <w:lvlText w:val="[%1]"/>
      <w:lvlJc w:val="left"/>
      <w:pPr>
        <w:ind w:left="782" w:hanging="341"/>
      </w:pPr>
      <w:rPr>
        <w:rFonts w:ascii="Times New Roman" w:eastAsia="Times New Roman" w:hAnsi="Times New Roman" w:cs="Times New Roman" w:hint="default"/>
        <w:spacing w:val="-1"/>
        <w:w w:val="99"/>
        <w:sz w:val="24"/>
        <w:szCs w:val="24"/>
        <w:lang w:val="en-US" w:eastAsia="en-US" w:bidi="ar-SA"/>
      </w:rPr>
    </w:lvl>
    <w:lvl w:ilvl="1" w:tplc="440A811E">
      <w:numFmt w:val="bullet"/>
      <w:lvlText w:val="•"/>
      <w:lvlJc w:val="left"/>
      <w:pPr>
        <w:ind w:left="1722" w:hanging="341"/>
      </w:pPr>
      <w:rPr>
        <w:rFonts w:hint="default"/>
        <w:lang w:val="en-US" w:eastAsia="en-US" w:bidi="ar-SA"/>
      </w:rPr>
    </w:lvl>
    <w:lvl w:ilvl="2" w:tplc="D9B0EF12">
      <w:numFmt w:val="bullet"/>
      <w:lvlText w:val="•"/>
      <w:lvlJc w:val="left"/>
      <w:pPr>
        <w:ind w:left="2664" w:hanging="341"/>
      </w:pPr>
      <w:rPr>
        <w:rFonts w:hint="default"/>
        <w:lang w:val="en-US" w:eastAsia="en-US" w:bidi="ar-SA"/>
      </w:rPr>
    </w:lvl>
    <w:lvl w:ilvl="3" w:tplc="3AF6630E">
      <w:numFmt w:val="bullet"/>
      <w:lvlText w:val="•"/>
      <w:lvlJc w:val="left"/>
      <w:pPr>
        <w:ind w:left="3606" w:hanging="341"/>
      </w:pPr>
      <w:rPr>
        <w:rFonts w:hint="default"/>
        <w:lang w:val="en-US" w:eastAsia="en-US" w:bidi="ar-SA"/>
      </w:rPr>
    </w:lvl>
    <w:lvl w:ilvl="4" w:tplc="A0DCC514">
      <w:numFmt w:val="bullet"/>
      <w:lvlText w:val="•"/>
      <w:lvlJc w:val="left"/>
      <w:pPr>
        <w:ind w:left="4548" w:hanging="341"/>
      </w:pPr>
      <w:rPr>
        <w:rFonts w:hint="default"/>
        <w:lang w:val="en-US" w:eastAsia="en-US" w:bidi="ar-SA"/>
      </w:rPr>
    </w:lvl>
    <w:lvl w:ilvl="5" w:tplc="458EDFEE">
      <w:numFmt w:val="bullet"/>
      <w:lvlText w:val="•"/>
      <w:lvlJc w:val="left"/>
      <w:pPr>
        <w:ind w:left="5490" w:hanging="341"/>
      </w:pPr>
      <w:rPr>
        <w:rFonts w:hint="default"/>
        <w:lang w:val="en-US" w:eastAsia="en-US" w:bidi="ar-SA"/>
      </w:rPr>
    </w:lvl>
    <w:lvl w:ilvl="6" w:tplc="2CF0697E">
      <w:numFmt w:val="bullet"/>
      <w:lvlText w:val="•"/>
      <w:lvlJc w:val="left"/>
      <w:pPr>
        <w:ind w:left="6432" w:hanging="341"/>
      </w:pPr>
      <w:rPr>
        <w:rFonts w:hint="default"/>
        <w:lang w:val="en-US" w:eastAsia="en-US" w:bidi="ar-SA"/>
      </w:rPr>
    </w:lvl>
    <w:lvl w:ilvl="7" w:tplc="761C9A56">
      <w:numFmt w:val="bullet"/>
      <w:lvlText w:val="•"/>
      <w:lvlJc w:val="left"/>
      <w:pPr>
        <w:ind w:left="7374" w:hanging="341"/>
      </w:pPr>
      <w:rPr>
        <w:rFonts w:hint="default"/>
        <w:lang w:val="en-US" w:eastAsia="en-US" w:bidi="ar-SA"/>
      </w:rPr>
    </w:lvl>
    <w:lvl w:ilvl="8" w:tplc="4170BD42">
      <w:numFmt w:val="bullet"/>
      <w:lvlText w:val="•"/>
      <w:lvlJc w:val="left"/>
      <w:pPr>
        <w:ind w:left="8316" w:hanging="341"/>
      </w:pPr>
      <w:rPr>
        <w:rFonts w:hint="default"/>
        <w:lang w:val="en-US" w:eastAsia="en-US" w:bidi="ar-SA"/>
      </w:rPr>
    </w:lvl>
  </w:abstractNum>
  <w:abstractNum w:abstractNumId="2" w15:restartNumberingAfterBreak="0">
    <w:nsid w:val="08D57873"/>
    <w:multiLevelType w:val="hybridMultilevel"/>
    <w:tmpl w:val="510E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4721B"/>
    <w:multiLevelType w:val="multilevel"/>
    <w:tmpl w:val="FE4655E4"/>
    <w:lvl w:ilvl="0">
      <w:start w:val="2"/>
      <w:numFmt w:val="decimal"/>
      <w:lvlText w:val="%1"/>
      <w:lvlJc w:val="left"/>
      <w:pPr>
        <w:ind w:left="1322" w:hanging="360"/>
      </w:pPr>
      <w:rPr>
        <w:rFonts w:hint="default"/>
        <w:lang w:val="en-US" w:eastAsia="en-US" w:bidi="ar-SA"/>
      </w:rPr>
    </w:lvl>
    <w:lvl w:ilvl="1">
      <w:start w:val="1"/>
      <w:numFmt w:val="decimal"/>
      <w:lvlText w:val="%1.%2"/>
      <w:lvlJc w:val="left"/>
      <w:pPr>
        <w:ind w:left="1322"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502" w:hanging="360"/>
      </w:pPr>
      <w:rPr>
        <w:rFonts w:ascii="Segoe UI Symbol" w:eastAsia="Segoe UI Symbol" w:hAnsi="Segoe UI Symbol" w:cs="Segoe UI Symbol" w:hint="default"/>
        <w:w w:val="99"/>
        <w:sz w:val="18"/>
        <w:szCs w:val="18"/>
        <w:lang w:val="en-US" w:eastAsia="en-US" w:bidi="ar-SA"/>
      </w:rPr>
    </w:lvl>
    <w:lvl w:ilvl="3">
      <w:numFmt w:val="bullet"/>
      <w:lvlText w:val="•"/>
      <w:lvlJc w:val="left"/>
      <w:pPr>
        <w:ind w:left="3433" w:hanging="360"/>
      </w:pPr>
      <w:rPr>
        <w:rFonts w:hint="default"/>
        <w:lang w:val="en-US" w:eastAsia="en-US" w:bidi="ar-SA"/>
      </w:rPr>
    </w:lvl>
    <w:lvl w:ilvl="4">
      <w:numFmt w:val="bullet"/>
      <w:lvlText w:val="•"/>
      <w:lvlJc w:val="left"/>
      <w:pPr>
        <w:ind w:left="4400" w:hanging="360"/>
      </w:pPr>
      <w:rPr>
        <w:rFonts w:hint="default"/>
        <w:lang w:val="en-US" w:eastAsia="en-US" w:bidi="ar-SA"/>
      </w:rPr>
    </w:lvl>
    <w:lvl w:ilvl="5">
      <w:numFmt w:val="bullet"/>
      <w:lvlText w:val="•"/>
      <w:lvlJc w:val="left"/>
      <w:pPr>
        <w:ind w:left="5366" w:hanging="360"/>
      </w:pPr>
      <w:rPr>
        <w:rFonts w:hint="default"/>
        <w:lang w:val="en-US" w:eastAsia="en-US" w:bidi="ar-SA"/>
      </w:rPr>
    </w:lvl>
    <w:lvl w:ilvl="6">
      <w:numFmt w:val="bullet"/>
      <w:lvlText w:val="•"/>
      <w:lvlJc w:val="left"/>
      <w:pPr>
        <w:ind w:left="6333"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4" w15:restartNumberingAfterBreak="0">
    <w:nsid w:val="13210BC3"/>
    <w:multiLevelType w:val="multilevel"/>
    <w:tmpl w:val="FE4655E4"/>
    <w:lvl w:ilvl="0">
      <w:start w:val="2"/>
      <w:numFmt w:val="decimal"/>
      <w:lvlText w:val="%1"/>
      <w:lvlJc w:val="left"/>
      <w:pPr>
        <w:ind w:left="1322" w:hanging="360"/>
      </w:pPr>
      <w:rPr>
        <w:rFonts w:hint="default"/>
        <w:lang w:val="en-US" w:eastAsia="en-US" w:bidi="ar-SA"/>
      </w:rPr>
    </w:lvl>
    <w:lvl w:ilvl="1">
      <w:start w:val="1"/>
      <w:numFmt w:val="decimal"/>
      <w:lvlText w:val="%1.%2"/>
      <w:lvlJc w:val="left"/>
      <w:pPr>
        <w:ind w:left="1322"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502" w:hanging="360"/>
      </w:pPr>
      <w:rPr>
        <w:rFonts w:ascii="Segoe UI Symbol" w:eastAsia="Segoe UI Symbol" w:hAnsi="Segoe UI Symbol" w:cs="Segoe UI Symbol" w:hint="default"/>
        <w:w w:val="99"/>
        <w:sz w:val="18"/>
        <w:szCs w:val="18"/>
        <w:lang w:val="en-US" w:eastAsia="en-US" w:bidi="ar-SA"/>
      </w:rPr>
    </w:lvl>
    <w:lvl w:ilvl="3">
      <w:numFmt w:val="bullet"/>
      <w:lvlText w:val="•"/>
      <w:lvlJc w:val="left"/>
      <w:pPr>
        <w:ind w:left="3433" w:hanging="360"/>
      </w:pPr>
      <w:rPr>
        <w:rFonts w:hint="default"/>
        <w:lang w:val="en-US" w:eastAsia="en-US" w:bidi="ar-SA"/>
      </w:rPr>
    </w:lvl>
    <w:lvl w:ilvl="4">
      <w:numFmt w:val="bullet"/>
      <w:lvlText w:val="•"/>
      <w:lvlJc w:val="left"/>
      <w:pPr>
        <w:ind w:left="4400" w:hanging="360"/>
      </w:pPr>
      <w:rPr>
        <w:rFonts w:hint="default"/>
        <w:lang w:val="en-US" w:eastAsia="en-US" w:bidi="ar-SA"/>
      </w:rPr>
    </w:lvl>
    <w:lvl w:ilvl="5">
      <w:numFmt w:val="bullet"/>
      <w:lvlText w:val="•"/>
      <w:lvlJc w:val="left"/>
      <w:pPr>
        <w:ind w:left="5366" w:hanging="360"/>
      </w:pPr>
      <w:rPr>
        <w:rFonts w:hint="default"/>
        <w:lang w:val="en-US" w:eastAsia="en-US" w:bidi="ar-SA"/>
      </w:rPr>
    </w:lvl>
    <w:lvl w:ilvl="6">
      <w:numFmt w:val="bullet"/>
      <w:lvlText w:val="•"/>
      <w:lvlJc w:val="left"/>
      <w:pPr>
        <w:ind w:left="6333"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5" w15:restartNumberingAfterBreak="0">
    <w:nsid w:val="20410D6E"/>
    <w:multiLevelType w:val="hybridMultilevel"/>
    <w:tmpl w:val="453A2572"/>
    <w:lvl w:ilvl="0" w:tplc="FFFFFFFF">
      <w:start w:val="1"/>
      <w:numFmt w:val="decimal"/>
      <w:lvlText w:val="%1."/>
      <w:lvlJc w:val="left"/>
      <w:pPr>
        <w:ind w:left="4845" w:hanging="236"/>
        <w:jc w:val="right"/>
      </w:pPr>
      <w:rPr>
        <w:rFonts w:ascii="Times New Roman" w:eastAsia="Times New Roman" w:hAnsi="Times New Roman" w:cs="Times New Roman" w:hint="default"/>
        <w:b/>
        <w:bCs/>
        <w:w w:val="99"/>
        <w:sz w:val="24"/>
        <w:szCs w:val="24"/>
        <w:lang w:val="en-US" w:eastAsia="en-US" w:bidi="ar-SA"/>
      </w:rPr>
    </w:lvl>
    <w:lvl w:ilvl="1" w:tplc="FFFFFFFF">
      <w:numFmt w:val="bullet"/>
      <w:lvlText w:val="•"/>
      <w:lvlJc w:val="left"/>
      <w:pPr>
        <w:ind w:left="5376" w:hanging="236"/>
      </w:pPr>
      <w:rPr>
        <w:rFonts w:hint="default"/>
        <w:lang w:val="en-US" w:eastAsia="en-US" w:bidi="ar-SA"/>
      </w:rPr>
    </w:lvl>
    <w:lvl w:ilvl="2" w:tplc="FFFFFFFF">
      <w:numFmt w:val="bullet"/>
      <w:lvlText w:val="•"/>
      <w:lvlJc w:val="left"/>
      <w:pPr>
        <w:ind w:left="5912" w:hanging="236"/>
      </w:pPr>
      <w:rPr>
        <w:rFonts w:hint="default"/>
        <w:lang w:val="en-US" w:eastAsia="en-US" w:bidi="ar-SA"/>
      </w:rPr>
    </w:lvl>
    <w:lvl w:ilvl="3" w:tplc="FFFFFFFF">
      <w:numFmt w:val="bullet"/>
      <w:lvlText w:val="•"/>
      <w:lvlJc w:val="left"/>
      <w:pPr>
        <w:ind w:left="6448" w:hanging="236"/>
      </w:pPr>
      <w:rPr>
        <w:rFonts w:hint="default"/>
        <w:lang w:val="en-US" w:eastAsia="en-US" w:bidi="ar-SA"/>
      </w:rPr>
    </w:lvl>
    <w:lvl w:ilvl="4" w:tplc="FFFFFFFF">
      <w:numFmt w:val="bullet"/>
      <w:lvlText w:val="•"/>
      <w:lvlJc w:val="left"/>
      <w:pPr>
        <w:ind w:left="6984" w:hanging="236"/>
      </w:pPr>
      <w:rPr>
        <w:rFonts w:hint="default"/>
        <w:lang w:val="en-US" w:eastAsia="en-US" w:bidi="ar-SA"/>
      </w:rPr>
    </w:lvl>
    <w:lvl w:ilvl="5" w:tplc="FFFFFFFF">
      <w:numFmt w:val="bullet"/>
      <w:lvlText w:val="•"/>
      <w:lvlJc w:val="left"/>
      <w:pPr>
        <w:ind w:left="7520" w:hanging="236"/>
      </w:pPr>
      <w:rPr>
        <w:rFonts w:hint="default"/>
        <w:lang w:val="en-US" w:eastAsia="en-US" w:bidi="ar-SA"/>
      </w:rPr>
    </w:lvl>
    <w:lvl w:ilvl="6" w:tplc="FFFFFFFF">
      <w:numFmt w:val="bullet"/>
      <w:lvlText w:val="•"/>
      <w:lvlJc w:val="left"/>
      <w:pPr>
        <w:ind w:left="8056" w:hanging="236"/>
      </w:pPr>
      <w:rPr>
        <w:rFonts w:hint="default"/>
        <w:lang w:val="en-US" w:eastAsia="en-US" w:bidi="ar-SA"/>
      </w:rPr>
    </w:lvl>
    <w:lvl w:ilvl="7" w:tplc="FFFFFFFF">
      <w:numFmt w:val="bullet"/>
      <w:lvlText w:val="•"/>
      <w:lvlJc w:val="left"/>
      <w:pPr>
        <w:ind w:left="8592" w:hanging="236"/>
      </w:pPr>
      <w:rPr>
        <w:rFonts w:hint="default"/>
        <w:lang w:val="en-US" w:eastAsia="en-US" w:bidi="ar-SA"/>
      </w:rPr>
    </w:lvl>
    <w:lvl w:ilvl="8" w:tplc="FFFFFFFF">
      <w:numFmt w:val="bullet"/>
      <w:lvlText w:val="•"/>
      <w:lvlJc w:val="left"/>
      <w:pPr>
        <w:ind w:left="9128" w:hanging="236"/>
      </w:pPr>
      <w:rPr>
        <w:rFonts w:hint="default"/>
        <w:lang w:val="en-US" w:eastAsia="en-US" w:bidi="ar-SA"/>
      </w:rPr>
    </w:lvl>
  </w:abstractNum>
  <w:abstractNum w:abstractNumId="6" w15:restartNumberingAfterBreak="0">
    <w:nsid w:val="212D04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CA7C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C42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6319DF"/>
    <w:multiLevelType w:val="hybridMultilevel"/>
    <w:tmpl w:val="74149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107519"/>
    <w:multiLevelType w:val="multilevel"/>
    <w:tmpl w:val="EB688466"/>
    <w:lvl w:ilvl="0">
      <w:start w:val="2"/>
      <w:numFmt w:val="decimal"/>
      <w:lvlText w:val="%1"/>
      <w:lvlJc w:val="left"/>
      <w:pPr>
        <w:ind w:left="1322" w:hanging="360"/>
      </w:pPr>
      <w:rPr>
        <w:rFonts w:hint="default"/>
        <w:lang w:val="en-US" w:eastAsia="en-US" w:bidi="ar-SA"/>
      </w:rPr>
    </w:lvl>
    <w:lvl w:ilvl="1">
      <w:start w:val="1"/>
      <w:numFmt w:val="decimal"/>
      <w:lvlText w:val="%1.%2"/>
      <w:lvlJc w:val="left"/>
      <w:pPr>
        <w:ind w:left="1322"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502" w:hanging="360"/>
      </w:pPr>
      <w:rPr>
        <w:rFonts w:ascii="Segoe UI Symbol" w:eastAsia="Segoe UI Symbol" w:hAnsi="Segoe UI Symbol" w:cs="Segoe UI Symbol" w:hint="default"/>
        <w:w w:val="99"/>
        <w:sz w:val="18"/>
        <w:szCs w:val="18"/>
        <w:lang w:val="en-US" w:eastAsia="en-US" w:bidi="ar-SA"/>
      </w:rPr>
    </w:lvl>
    <w:lvl w:ilvl="3">
      <w:numFmt w:val="bullet"/>
      <w:lvlText w:val="•"/>
      <w:lvlJc w:val="left"/>
      <w:pPr>
        <w:ind w:left="3433" w:hanging="360"/>
      </w:pPr>
      <w:rPr>
        <w:rFonts w:hint="default"/>
        <w:lang w:val="en-US" w:eastAsia="en-US" w:bidi="ar-SA"/>
      </w:rPr>
    </w:lvl>
    <w:lvl w:ilvl="4">
      <w:numFmt w:val="bullet"/>
      <w:lvlText w:val="•"/>
      <w:lvlJc w:val="left"/>
      <w:pPr>
        <w:ind w:left="4400" w:hanging="360"/>
      </w:pPr>
      <w:rPr>
        <w:rFonts w:hint="default"/>
        <w:lang w:val="en-US" w:eastAsia="en-US" w:bidi="ar-SA"/>
      </w:rPr>
    </w:lvl>
    <w:lvl w:ilvl="5">
      <w:numFmt w:val="bullet"/>
      <w:lvlText w:val="•"/>
      <w:lvlJc w:val="left"/>
      <w:pPr>
        <w:ind w:left="5366" w:hanging="360"/>
      </w:pPr>
      <w:rPr>
        <w:rFonts w:hint="default"/>
        <w:lang w:val="en-US" w:eastAsia="en-US" w:bidi="ar-SA"/>
      </w:rPr>
    </w:lvl>
    <w:lvl w:ilvl="6">
      <w:numFmt w:val="bullet"/>
      <w:lvlText w:val="•"/>
      <w:lvlJc w:val="left"/>
      <w:pPr>
        <w:ind w:left="6333"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11" w15:restartNumberingAfterBreak="0">
    <w:nsid w:val="448C777F"/>
    <w:multiLevelType w:val="hybridMultilevel"/>
    <w:tmpl w:val="453A2572"/>
    <w:lvl w:ilvl="0" w:tplc="FFFFFFFF">
      <w:start w:val="1"/>
      <w:numFmt w:val="decimal"/>
      <w:lvlText w:val="%1."/>
      <w:lvlJc w:val="left"/>
      <w:pPr>
        <w:ind w:left="4845" w:hanging="236"/>
        <w:jc w:val="right"/>
      </w:pPr>
      <w:rPr>
        <w:rFonts w:ascii="Times New Roman" w:eastAsia="Times New Roman" w:hAnsi="Times New Roman" w:cs="Times New Roman" w:hint="default"/>
        <w:b/>
        <w:bCs/>
        <w:w w:val="99"/>
        <w:sz w:val="24"/>
        <w:szCs w:val="24"/>
        <w:lang w:val="en-US" w:eastAsia="en-US" w:bidi="ar-SA"/>
      </w:rPr>
    </w:lvl>
    <w:lvl w:ilvl="1" w:tplc="FFFFFFFF">
      <w:numFmt w:val="bullet"/>
      <w:lvlText w:val="•"/>
      <w:lvlJc w:val="left"/>
      <w:pPr>
        <w:ind w:left="5376" w:hanging="236"/>
      </w:pPr>
      <w:rPr>
        <w:rFonts w:hint="default"/>
        <w:lang w:val="en-US" w:eastAsia="en-US" w:bidi="ar-SA"/>
      </w:rPr>
    </w:lvl>
    <w:lvl w:ilvl="2" w:tplc="FFFFFFFF">
      <w:numFmt w:val="bullet"/>
      <w:lvlText w:val="•"/>
      <w:lvlJc w:val="left"/>
      <w:pPr>
        <w:ind w:left="5912" w:hanging="236"/>
      </w:pPr>
      <w:rPr>
        <w:rFonts w:hint="default"/>
        <w:lang w:val="en-US" w:eastAsia="en-US" w:bidi="ar-SA"/>
      </w:rPr>
    </w:lvl>
    <w:lvl w:ilvl="3" w:tplc="FFFFFFFF">
      <w:numFmt w:val="bullet"/>
      <w:lvlText w:val="•"/>
      <w:lvlJc w:val="left"/>
      <w:pPr>
        <w:ind w:left="6448" w:hanging="236"/>
      </w:pPr>
      <w:rPr>
        <w:rFonts w:hint="default"/>
        <w:lang w:val="en-US" w:eastAsia="en-US" w:bidi="ar-SA"/>
      </w:rPr>
    </w:lvl>
    <w:lvl w:ilvl="4" w:tplc="FFFFFFFF">
      <w:numFmt w:val="bullet"/>
      <w:lvlText w:val="•"/>
      <w:lvlJc w:val="left"/>
      <w:pPr>
        <w:ind w:left="6984" w:hanging="236"/>
      </w:pPr>
      <w:rPr>
        <w:rFonts w:hint="default"/>
        <w:lang w:val="en-US" w:eastAsia="en-US" w:bidi="ar-SA"/>
      </w:rPr>
    </w:lvl>
    <w:lvl w:ilvl="5" w:tplc="FFFFFFFF">
      <w:numFmt w:val="bullet"/>
      <w:lvlText w:val="•"/>
      <w:lvlJc w:val="left"/>
      <w:pPr>
        <w:ind w:left="7520" w:hanging="236"/>
      </w:pPr>
      <w:rPr>
        <w:rFonts w:hint="default"/>
        <w:lang w:val="en-US" w:eastAsia="en-US" w:bidi="ar-SA"/>
      </w:rPr>
    </w:lvl>
    <w:lvl w:ilvl="6" w:tplc="FFFFFFFF">
      <w:numFmt w:val="bullet"/>
      <w:lvlText w:val="•"/>
      <w:lvlJc w:val="left"/>
      <w:pPr>
        <w:ind w:left="8056" w:hanging="236"/>
      </w:pPr>
      <w:rPr>
        <w:rFonts w:hint="default"/>
        <w:lang w:val="en-US" w:eastAsia="en-US" w:bidi="ar-SA"/>
      </w:rPr>
    </w:lvl>
    <w:lvl w:ilvl="7" w:tplc="FFFFFFFF">
      <w:numFmt w:val="bullet"/>
      <w:lvlText w:val="•"/>
      <w:lvlJc w:val="left"/>
      <w:pPr>
        <w:ind w:left="8592" w:hanging="236"/>
      </w:pPr>
      <w:rPr>
        <w:rFonts w:hint="default"/>
        <w:lang w:val="en-US" w:eastAsia="en-US" w:bidi="ar-SA"/>
      </w:rPr>
    </w:lvl>
    <w:lvl w:ilvl="8" w:tplc="FFFFFFFF">
      <w:numFmt w:val="bullet"/>
      <w:lvlText w:val="•"/>
      <w:lvlJc w:val="left"/>
      <w:pPr>
        <w:ind w:left="9128" w:hanging="236"/>
      </w:pPr>
      <w:rPr>
        <w:rFonts w:hint="default"/>
        <w:lang w:val="en-US" w:eastAsia="en-US" w:bidi="ar-SA"/>
      </w:rPr>
    </w:lvl>
  </w:abstractNum>
  <w:abstractNum w:abstractNumId="12" w15:restartNumberingAfterBreak="0">
    <w:nsid w:val="4EC64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C074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426E8C"/>
    <w:multiLevelType w:val="hybridMultilevel"/>
    <w:tmpl w:val="6492C6B4"/>
    <w:lvl w:ilvl="0" w:tplc="DB3E5EE8">
      <w:start w:val="3"/>
      <w:numFmt w:val="decimal"/>
      <w:lvlText w:val="%1."/>
      <w:lvlJc w:val="left"/>
      <w:pPr>
        <w:ind w:left="4845" w:hanging="236"/>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8914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F76206"/>
    <w:multiLevelType w:val="multilevel"/>
    <w:tmpl w:val="71C65414"/>
    <w:lvl w:ilvl="0">
      <w:start w:val="1"/>
      <w:numFmt w:val="decimal"/>
      <w:lvlText w:val="%1."/>
      <w:lvlJc w:val="left"/>
      <w:pPr>
        <w:ind w:left="1068" w:hanging="1068"/>
      </w:pPr>
      <w:rPr>
        <w:rFonts w:hint="default"/>
      </w:rPr>
    </w:lvl>
    <w:lvl w:ilvl="1">
      <w:start w:val="1"/>
      <w:numFmt w:val="decimal"/>
      <w:lvlText w:val="%1.%2."/>
      <w:lvlJc w:val="left"/>
      <w:pPr>
        <w:ind w:left="1477" w:hanging="1068"/>
      </w:pPr>
      <w:rPr>
        <w:rFonts w:hint="default"/>
      </w:rPr>
    </w:lvl>
    <w:lvl w:ilvl="2">
      <w:start w:val="1"/>
      <w:numFmt w:val="decimal"/>
      <w:lvlText w:val="%1.%2.%3."/>
      <w:lvlJc w:val="left"/>
      <w:pPr>
        <w:ind w:left="1886" w:hanging="1068"/>
      </w:pPr>
      <w:rPr>
        <w:rFonts w:hint="default"/>
      </w:rPr>
    </w:lvl>
    <w:lvl w:ilvl="3">
      <w:start w:val="1"/>
      <w:numFmt w:val="decimal"/>
      <w:lvlText w:val="%1.%2.%3.%4."/>
      <w:lvlJc w:val="left"/>
      <w:pPr>
        <w:ind w:left="2295" w:hanging="1068"/>
      </w:pPr>
      <w:rPr>
        <w:rFonts w:hint="default"/>
      </w:rPr>
    </w:lvl>
    <w:lvl w:ilvl="4">
      <w:start w:val="1"/>
      <w:numFmt w:val="decimal"/>
      <w:lvlText w:val="%1.%2.%3.%4.%5."/>
      <w:lvlJc w:val="left"/>
      <w:pPr>
        <w:ind w:left="2716" w:hanging="1080"/>
      </w:pPr>
      <w:rPr>
        <w:rFonts w:hint="default"/>
      </w:rPr>
    </w:lvl>
    <w:lvl w:ilvl="5">
      <w:start w:val="1"/>
      <w:numFmt w:val="decimal"/>
      <w:lvlText w:val="%1.%2.%3.%4.%5.%6."/>
      <w:lvlJc w:val="left"/>
      <w:pPr>
        <w:ind w:left="3125" w:hanging="1080"/>
      </w:pPr>
      <w:rPr>
        <w:rFonts w:hint="default"/>
      </w:rPr>
    </w:lvl>
    <w:lvl w:ilvl="6">
      <w:start w:val="1"/>
      <w:numFmt w:val="decimal"/>
      <w:lvlText w:val="%1.%2.%3.%4.%5.%6.%7."/>
      <w:lvlJc w:val="left"/>
      <w:pPr>
        <w:ind w:left="3894" w:hanging="1440"/>
      </w:pPr>
      <w:rPr>
        <w:rFonts w:hint="default"/>
      </w:rPr>
    </w:lvl>
    <w:lvl w:ilvl="7">
      <w:start w:val="1"/>
      <w:numFmt w:val="decimal"/>
      <w:lvlText w:val="%1.%2.%3.%4.%5.%6.%7.%8."/>
      <w:lvlJc w:val="left"/>
      <w:pPr>
        <w:ind w:left="4303" w:hanging="1440"/>
      </w:pPr>
      <w:rPr>
        <w:rFonts w:hint="default"/>
      </w:rPr>
    </w:lvl>
    <w:lvl w:ilvl="8">
      <w:start w:val="1"/>
      <w:numFmt w:val="decimal"/>
      <w:lvlText w:val="%1.%2.%3.%4.%5.%6.%7.%8.%9."/>
      <w:lvlJc w:val="left"/>
      <w:pPr>
        <w:ind w:left="5072" w:hanging="1800"/>
      </w:pPr>
      <w:rPr>
        <w:rFonts w:hint="default"/>
      </w:rPr>
    </w:lvl>
  </w:abstractNum>
  <w:abstractNum w:abstractNumId="17" w15:restartNumberingAfterBreak="0">
    <w:nsid w:val="62BA5574"/>
    <w:multiLevelType w:val="multilevel"/>
    <w:tmpl w:val="36A012C8"/>
    <w:lvl w:ilvl="0">
      <w:start w:val="1"/>
      <w:numFmt w:val="decimal"/>
      <w:lvlText w:val="%1"/>
      <w:lvlJc w:val="left"/>
      <w:pPr>
        <w:ind w:left="1142" w:hanging="360"/>
      </w:pPr>
      <w:rPr>
        <w:rFonts w:hint="default"/>
        <w:lang w:val="en-US" w:eastAsia="en-US" w:bidi="ar-SA"/>
      </w:rPr>
    </w:lvl>
    <w:lvl w:ilvl="1">
      <w:start w:val="1"/>
      <w:numFmt w:val="decimal"/>
      <w:lvlText w:val="%1.%2"/>
      <w:lvlJc w:val="left"/>
      <w:pPr>
        <w:ind w:left="1142" w:hanging="360"/>
        <w:jc w:val="right"/>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58" w:hanging="360"/>
      </w:pPr>
      <w:rPr>
        <w:rFonts w:hint="default"/>
        <w:lang w:val="en-US" w:eastAsia="en-US" w:bidi="ar-SA"/>
      </w:rPr>
    </w:lvl>
    <w:lvl w:ilvl="4">
      <w:numFmt w:val="bullet"/>
      <w:lvlText w:val="•"/>
      <w:lvlJc w:val="left"/>
      <w:pPr>
        <w:ind w:left="4764"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576" w:hanging="360"/>
      </w:pPr>
      <w:rPr>
        <w:rFonts w:hint="default"/>
        <w:lang w:val="en-US" w:eastAsia="en-US" w:bidi="ar-SA"/>
      </w:rPr>
    </w:lvl>
    <w:lvl w:ilvl="7">
      <w:numFmt w:val="bullet"/>
      <w:lvlText w:val="•"/>
      <w:lvlJc w:val="left"/>
      <w:pPr>
        <w:ind w:left="748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18" w15:restartNumberingAfterBreak="0">
    <w:nsid w:val="65181513"/>
    <w:multiLevelType w:val="hybridMultilevel"/>
    <w:tmpl w:val="453A2572"/>
    <w:lvl w:ilvl="0" w:tplc="EF6EEAAC">
      <w:start w:val="1"/>
      <w:numFmt w:val="decimal"/>
      <w:lvlText w:val="%1."/>
      <w:lvlJc w:val="left"/>
      <w:pPr>
        <w:ind w:left="4845" w:hanging="236"/>
        <w:jc w:val="right"/>
      </w:pPr>
      <w:rPr>
        <w:rFonts w:ascii="Times New Roman" w:eastAsia="Times New Roman" w:hAnsi="Times New Roman" w:cs="Times New Roman" w:hint="default"/>
        <w:b/>
        <w:bCs/>
        <w:w w:val="99"/>
        <w:sz w:val="24"/>
        <w:szCs w:val="24"/>
        <w:lang w:val="en-US" w:eastAsia="en-US" w:bidi="ar-SA"/>
      </w:rPr>
    </w:lvl>
    <w:lvl w:ilvl="1" w:tplc="7C7069AE">
      <w:numFmt w:val="bullet"/>
      <w:lvlText w:val="•"/>
      <w:lvlJc w:val="left"/>
      <w:pPr>
        <w:ind w:left="5376" w:hanging="236"/>
      </w:pPr>
      <w:rPr>
        <w:rFonts w:hint="default"/>
        <w:lang w:val="en-US" w:eastAsia="en-US" w:bidi="ar-SA"/>
      </w:rPr>
    </w:lvl>
    <w:lvl w:ilvl="2" w:tplc="A1B40DBE">
      <w:numFmt w:val="bullet"/>
      <w:lvlText w:val="•"/>
      <w:lvlJc w:val="left"/>
      <w:pPr>
        <w:ind w:left="5912" w:hanging="236"/>
      </w:pPr>
      <w:rPr>
        <w:rFonts w:hint="default"/>
        <w:lang w:val="en-US" w:eastAsia="en-US" w:bidi="ar-SA"/>
      </w:rPr>
    </w:lvl>
    <w:lvl w:ilvl="3" w:tplc="77B249B6">
      <w:numFmt w:val="bullet"/>
      <w:lvlText w:val="•"/>
      <w:lvlJc w:val="left"/>
      <w:pPr>
        <w:ind w:left="6448" w:hanging="236"/>
      </w:pPr>
      <w:rPr>
        <w:rFonts w:hint="default"/>
        <w:lang w:val="en-US" w:eastAsia="en-US" w:bidi="ar-SA"/>
      </w:rPr>
    </w:lvl>
    <w:lvl w:ilvl="4" w:tplc="41B40150">
      <w:numFmt w:val="bullet"/>
      <w:lvlText w:val="•"/>
      <w:lvlJc w:val="left"/>
      <w:pPr>
        <w:ind w:left="6984" w:hanging="236"/>
      </w:pPr>
      <w:rPr>
        <w:rFonts w:hint="default"/>
        <w:lang w:val="en-US" w:eastAsia="en-US" w:bidi="ar-SA"/>
      </w:rPr>
    </w:lvl>
    <w:lvl w:ilvl="5" w:tplc="D7D48CBE">
      <w:numFmt w:val="bullet"/>
      <w:lvlText w:val="•"/>
      <w:lvlJc w:val="left"/>
      <w:pPr>
        <w:ind w:left="7520" w:hanging="236"/>
      </w:pPr>
      <w:rPr>
        <w:rFonts w:hint="default"/>
        <w:lang w:val="en-US" w:eastAsia="en-US" w:bidi="ar-SA"/>
      </w:rPr>
    </w:lvl>
    <w:lvl w:ilvl="6" w:tplc="D8EEB066">
      <w:numFmt w:val="bullet"/>
      <w:lvlText w:val="•"/>
      <w:lvlJc w:val="left"/>
      <w:pPr>
        <w:ind w:left="8056" w:hanging="236"/>
      </w:pPr>
      <w:rPr>
        <w:rFonts w:hint="default"/>
        <w:lang w:val="en-US" w:eastAsia="en-US" w:bidi="ar-SA"/>
      </w:rPr>
    </w:lvl>
    <w:lvl w:ilvl="7" w:tplc="DE5AC204">
      <w:numFmt w:val="bullet"/>
      <w:lvlText w:val="•"/>
      <w:lvlJc w:val="left"/>
      <w:pPr>
        <w:ind w:left="8592" w:hanging="236"/>
      </w:pPr>
      <w:rPr>
        <w:rFonts w:hint="default"/>
        <w:lang w:val="en-US" w:eastAsia="en-US" w:bidi="ar-SA"/>
      </w:rPr>
    </w:lvl>
    <w:lvl w:ilvl="8" w:tplc="C87A80D0">
      <w:numFmt w:val="bullet"/>
      <w:lvlText w:val="•"/>
      <w:lvlJc w:val="left"/>
      <w:pPr>
        <w:ind w:left="9128" w:hanging="236"/>
      </w:pPr>
      <w:rPr>
        <w:rFonts w:hint="default"/>
        <w:lang w:val="en-US" w:eastAsia="en-US" w:bidi="ar-SA"/>
      </w:rPr>
    </w:lvl>
  </w:abstractNum>
  <w:abstractNum w:abstractNumId="19" w15:restartNumberingAfterBreak="0">
    <w:nsid w:val="7FC16044"/>
    <w:multiLevelType w:val="hybridMultilevel"/>
    <w:tmpl w:val="0B42541C"/>
    <w:lvl w:ilvl="0" w:tplc="EBEE9D4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4159910">
    <w:abstractNumId w:val="1"/>
  </w:num>
  <w:num w:numId="2" w16cid:durableId="651906609">
    <w:abstractNumId w:val="4"/>
  </w:num>
  <w:num w:numId="3" w16cid:durableId="654995591">
    <w:abstractNumId w:val="17"/>
  </w:num>
  <w:num w:numId="4" w16cid:durableId="184562364">
    <w:abstractNumId w:val="18"/>
  </w:num>
  <w:num w:numId="5" w16cid:durableId="2112778249">
    <w:abstractNumId w:val="16"/>
  </w:num>
  <w:num w:numId="6" w16cid:durableId="91317063">
    <w:abstractNumId w:val="10"/>
  </w:num>
  <w:num w:numId="7" w16cid:durableId="598224626">
    <w:abstractNumId w:val="8"/>
  </w:num>
  <w:num w:numId="8" w16cid:durableId="711274070">
    <w:abstractNumId w:val="0"/>
  </w:num>
  <w:num w:numId="9" w16cid:durableId="103770450">
    <w:abstractNumId w:val="5"/>
  </w:num>
  <w:num w:numId="10" w16cid:durableId="962274118">
    <w:abstractNumId w:val="14"/>
  </w:num>
  <w:num w:numId="11" w16cid:durableId="697588366">
    <w:abstractNumId w:val="11"/>
  </w:num>
  <w:num w:numId="12" w16cid:durableId="32661560">
    <w:abstractNumId w:val="13"/>
  </w:num>
  <w:num w:numId="13" w16cid:durableId="1316957353">
    <w:abstractNumId w:val="19"/>
  </w:num>
  <w:num w:numId="14" w16cid:durableId="2118476295">
    <w:abstractNumId w:val="9"/>
  </w:num>
  <w:num w:numId="15" w16cid:durableId="2130201140">
    <w:abstractNumId w:val="2"/>
  </w:num>
  <w:num w:numId="16" w16cid:durableId="837430054">
    <w:abstractNumId w:val="7"/>
  </w:num>
  <w:num w:numId="17" w16cid:durableId="1743333673">
    <w:abstractNumId w:val="6"/>
  </w:num>
  <w:num w:numId="18" w16cid:durableId="222566850">
    <w:abstractNumId w:val="12"/>
  </w:num>
  <w:num w:numId="19" w16cid:durableId="1001590173">
    <w:abstractNumId w:val="3"/>
  </w:num>
  <w:num w:numId="20" w16cid:durableId="19185115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 rivera">
    <w15:presenceInfo w15:providerId="Windows Live" w15:userId="c168a8252cc5c8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AF7"/>
    <w:rsid w:val="000000EF"/>
    <w:rsid w:val="000009FC"/>
    <w:rsid w:val="00003185"/>
    <w:rsid w:val="0000585F"/>
    <w:rsid w:val="0001220E"/>
    <w:rsid w:val="000154E9"/>
    <w:rsid w:val="0002016A"/>
    <w:rsid w:val="0002151C"/>
    <w:rsid w:val="00022C83"/>
    <w:rsid w:val="00023B2F"/>
    <w:rsid w:val="000249B9"/>
    <w:rsid w:val="00026546"/>
    <w:rsid w:val="00044214"/>
    <w:rsid w:val="0004432C"/>
    <w:rsid w:val="000522E3"/>
    <w:rsid w:val="000612B4"/>
    <w:rsid w:val="00072189"/>
    <w:rsid w:val="00075F3F"/>
    <w:rsid w:val="00077D55"/>
    <w:rsid w:val="000811FE"/>
    <w:rsid w:val="000820EA"/>
    <w:rsid w:val="000826CE"/>
    <w:rsid w:val="000838FE"/>
    <w:rsid w:val="00086708"/>
    <w:rsid w:val="000903A4"/>
    <w:rsid w:val="00091201"/>
    <w:rsid w:val="000929F5"/>
    <w:rsid w:val="000A0D31"/>
    <w:rsid w:val="000A510F"/>
    <w:rsid w:val="000A5A72"/>
    <w:rsid w:val="000A5AB1"/>
    <w:rsid w:val="000A6692"/>
    <w:rsid w:val="000B0BB9"/>
    <w:rsid w:val="000B75D3"/>
    <w:rsid w:val="000B7958"/>
    <w:rsid w:val="000C31BF"/>
    <w:rsid w:val="000D6174"/>
    <w:rsid w:val="000E135E"/>
    <w:rsid w:val="000E31D9"/>
    <w:rsid w:val="000E6117"/>
    <w:rsid w:val="000E6B3D"/>
    <w:rsid w:val="000E6C3E"/>
    <w:rsid w:val="000E6E02"/>
    <w:rsid w:val="000F5203"/>
    <w:rsid w:val="000F5350"/>
    <w:rsid w:val="000F55A1"/>
    <w:rsid w:val="00100430"/>
    <w:rsid w:val="00107D7D"/>
    <w:rsid w:val="00112EE0"/>
    <w:rsid w:val="001173C2"/>
    <w:rsid w:val="00117592"/>
    <w:rsid w:val="00120E9A"/>
    <w:rsid w:val="0012245C"/>
    <w:rsid w:val="00127333"/>
    <w:rsid w:val="0013158E"/>
    <w:rsid w:val="00135DF3"/>
    <w:rsid w:val="001424BE"/>
    <w:rsid w:val="00150D14"/>
    <w:rsid w:val="00153F2F"/>
    <w:rsid w:val="00154D96"/>
    <w:rsid w:val="00156C13"/>
    <w:rsid w:val="001578C7"/>
    <w:rsid w:val="00160A51"/>
    <w:rsid w:val="00163B91"/>
    <w:rsid w:val="00164D1F"/>
    <w:rsid w:val="0017558E"/>
    <w:rsid w:val="00177287"/>
    <w:rsid w:val="00180A81"/>
    <w:rsid w:val="0018286C"/>
    <w:rsid w:val="0018356C"/>
    <w:rsid w:val="001927FA"/>
    <w:rsid w:val="001949AB"/>
    <w:rsid w:val="00197BF1"/>
    <w:rsid w:val="001A10AF"/>
    <w:rsid w:val="001A558C"/>
    <w:rsid w:val="001A5926"/>
    <w:rsid w:val="001A6DE1"/>
    <w:rsid w:val="001B480F"/>
    <w:rsid w:val="001B552E"/>
    <w:rsid w:val="001B5F86"/>
    <w:rsid w:val="001B6A96"/>
    <w:rsid w:val="001C1437"/>
    <w:rsid w:val="001D2701"/>
    <w:rsid w:val="001D47F8"/>
    <w:rsid w:val="001E37BE"/>
    <w:rsid w:val="001E73ED"/>
    <w:rsid w:val="001F249C"/>
    <w:rsid w:val="001F2914"/>
    <w:rsid w:val="001F6C66"/>
    <w:rsid w:val="002004F0"/>
    <w:rsid w:val="00201085"/>
    <w:rsid w:val="002010E4"/>
    <w:rsid w:val="00201D2E"/>
    <w:rsid w:val="00202504"/>
    <w:rsid w:val="0020267D"/>
    <w:rsid w:val="002028DF"/>
    <w:rsid w:val="00202A8E"/>
    <w:rsid w:val="002069E7"/>
    <w:rsid w:val="002070AD"/>
    <w:rsid w:val="002140C1"/>
    <w:rsid w:val="00217A96"/>
    <w:rsid w:val="0022160F"/>
    <w:rsid w:val="00224987"/>
    <w:rsid w:val="00225BD3"/>
    <w:rsid w:val="002331CA"/>
    <w:rsid w:val="002332AA"/>
    <w:rsid w:val="0023392C"/>
    <w:rsid w:val="00236343"/>
    <w:rsid w:val="00240E37"/>
    <w:rsid w:val="00243F37"/>
    <w:rsid w:val="002510F8"/>
    <w:rsid w:val="0025190E"/>
    <w:rsid w:val="00254839"/>
    <w:rsid w:val="00255A6A"/>
    <w:rsid w:val="00257781"/>
    <w:rsid w:val="00261364"/>
    <w:rsid w:val="002629C1"/>
    <w:rsid w:val="00267D64"/>
    <w:rsid w:val="002728CC"/>
    <w:rsid w:val="00274B61"/>
    <w:rsid w:val="00276739"/>
    <w:rsid w:val="00282BEA"/>
    <w:rsid w:val="00287320"/>
    <w:rsid w:val="002878F8"/>
    <w:rsid w:val="0029072B"/>
    <w:rsid w:val="00294739"/>
    <w:rsid w:val="00295029"/>
    <w:rsid w:val="00297F2B"/>
    <w:rsid w:val="002A17B0"/>
    <w:rsid w:val="002A18EE"/>
    <w:rsid w:val="002A70A9"/>
    <w:rsid w:val="002A7280"/>
    <w:rsid w:val="002B1821"/>
    <w:rsid w:val="002B2EE3"/>
    <w:rsid w:val="002B4990"/>
    <w:rsid w:val="002B4C02"/>
    <w:rsid w:val="002B4CD7"/>
    <w:rsid w:val="002C243E"/>
    <w:rsid w:val="002C30A9"/>
    <w:rsid w:val="002C3D67"/>
    <w:rsid w:val="002C44D6"/>
    <w:rsid w:val="002C5094"/>
    <w:rsid w:val="002D4597"/>
    <w:rsid w:val="002E3003"/>
    <w:rsid w:val="002E5EC0"/>
    <w:rsid w:val="002E616A"/>
    <w:rsid w:val="002F186E"/>
    <w:rsid w:val="002F1A35"/>
    <w:rsid w:val="002F2C3F"/>
    <w:rsid w:val="002F6895"/>
    <w:rsid w:val="003015F5"/>
    <w:rsid w:val="00303273"/>
    <w:rsid w:val="00310870"/>
    <w:rsid w:val="003119CD"/>
    <w:rsid w:val="00322AA6"/>
    <w:rsid w:val="003234FF"/>
    <w:rsid w:val="003262B4"/>
    <w:rsid w:val="003271A4"/>
    <w:rsid w:val="003305C0"/>
    <w:rsid w:val="003320A8"/>
    <w:rsid w:val="00336A30"/>
    <w:rsid w:val="00337F84"/>
    <w:rsid w:val="00340660"/>
    <w:rsid w:val="0034090D"/>
    <w:rsid w:val="00341094"/>
    <w:rsid w:val="0034114D"/>
    <w:rsid w:val="00343450"/>
    <w:rsid w:val="00345F49"/>
    <w:rsid w:val="003471BF"/>
    <w:rsid w:val="00356325"/>
    <w:rsid w:val="003618F4"/>
    <w:rsid w:val="003642BD"/>
    <w:rsid w:val="0036456A"/>
    <w:rsid w:val="00365172"/>
    <w:rsid w:val="00366D2A"/>
    <w:rsid w:val="00367636"/>
    <w:rsid w:val="00372853"/>
    <w:rsid w:val="00382514"/>
    <w:rsid w:val="00387D52"/>
    <w:rsid w:val="00391696"/>
    <w:rsid w:val="00394969"/>
    <w:rsid w:val="00395CC0"/>
    <w:rsid w:val="00396737"/>
    <w:rsid w:val="003A1039"/>
    <w:rsid w:val="003A7826"/>
    <w:rsid w:val="003B33AB"/>
    <w:rsid w:val="003B4561"/>
    <w:rsid w:val="003B5A35"/>
    <w:rsid w:val="003B7E4F"/>
    <w:rsid w:val="003C0099"/>
    <w:rsid w:val="003C3568"/>
    <w:rsid w:val="003C684B"/>
    <w:rsid w:val="003C6E20"/>
    <w:rsid w:val="003D18FF"/>
    <w:rsid w:val="003D26A8"/>
    <w:rsid w:val="003D7C4B"/>
    <w:rsid w:val="003E0526"/>
    <w:rsid w:val="003E1E2C"/>
    <w:rsid w:val="003F0F0E"/>
    <w:rsid w:val="003F1E75"/>
    <w:rsid w:val="003F2C5C"/>
    <w:rsid w:val="003F4086"/>
    <w:rsid w:val="003F41D1"/>
    <w:rsid w:val="003F5C6E"/>
    <w:rsid w:val="003F5E5B"/>
    <w:rsid w:val="0040091D"/>
    <w:rsid w:val="004016C1"/>
    <w:rsid w:val="00404FAB"/>
    <w:rsid w:val="00405770"/>
    <w:rsid w:val="0041511D"/>
    <w:rsid w:val="0041562A"/>
    <w:rsid w:val="004213C4"/>
    <w:rsid w:val="00421E52"/>
    <w:rsid w:val="004238EA"/>
    <w:rsid w:val="0042390E"/>
    <w:rsid w:val="00424232"/>
    <w:rsid w:val="00424937"/>
    <w:rsid w:val="004316EE"/>
    <w:rsid w:val="00435E9E"/>
    <w:rsid w:val="00437CE6"/>
    <w:rsid w:val="00440B3A"/>
    <w:rsid w:val="00442FC0"/>
    <w:rsid w:val="00443E76"/>
    <w:rsid w:val="004530DF"/>
    <w:rsid w:val="00453F6A"/>
    <w:rsid w:val="00455D81"/>
    <w:rsid w:val="0045783B"/>
    <w:rsid w:val="00461EBD"/>
    <w:rsid w:val="00466048"/>
    <w:rsid w:val="00466A88"/>
    <w:rsid w:val="0047005F"/>
    <w:rsid w:val="00471332"/>
    <w:rsid w:val="00471A38"/>
    <w:rsid w:val="004729BC"/>
    <w:rsid w:val="0047479A"/>
    <w:rsid w:val="004751BD"/>
    <w:rsid w:val="0048040B"/>
    <w:rsid w:val="0048674A"/>
    <w:rsid w:val="00486EE0"/>
    <w:rsid w:val="0049202A"/>
    <w:rsid w:val="00492B11"/>
    <w:rsid w:val="00494430"/>
    <w:rsid w:val="00494496"/>
    <w:rsid w:val="004A0B73"/>
    <w:rsid w:val="004B06DD"/>
    <w:rsid w:val="004B4822"/>
    <w:rsid w:val="004B56EE"/>
    <w:rsid w:val="004B5BE2"/>
    <w:rsid w:val="004B735F"/>
    <w:rsid w:val="004C3EE5"/>
    <w:rsid w:val="004D14C2"/>
    <w:rsid w:val="004D3FC3"/>
    <w:rsid w:val="004D659D"/>
    <w:rsid w:val="004D7D5A"/>
    <w:rsid w:val="004E4FB2"/>
    <w:rsid w:val="004E7ACB"/>
    <w:rsid w:val="004F4622"/>
    <w:rsid w:val="00503550"/>
    <w:rsid w:val="00504DB6"/>
    <w:rsid w:val="0050680B"/>
    <w:rsid w:val="00507FDD"/>
    <w:rsid w:val="00510699"/>
    <w:rsid w:val="00516AA9"/>
    <w:rsid w:val="00516D27"/>
    <w:rsid w:val="00523935"/>
    <w:rsid w:val="005373AC"/>
    <w:rsid w:val="00537EF7"/>
    <w:rsid w:val="00542D8B"/>
    <w:rsid w:val="005443B5"/>
    <w:rsid w:val="00546B56"/>
    <w:rsid w:val="00546C68"/>
    <w:rsid w:val="0055113C"/>
    <w:rsid w:val="00554A7C"/>
    <w:rsid w:val="005562B9"/>
    <w:rsid w:val="0056048E"/>
    <w:rsid w:val="00561E80"/>
    <w:rsid w:val="00561F57"/>
    <w:rsid w:val="0056218C"/>
    <w:rsid w:val="00567D1D"/>
    <w:rsid w:val="005711F9"/>
    <w:rsid w:val="0057195F"/>
    <w:rsid w:val="00576B1E"/>
    <w:rsid w:val="00580EE1"/>
    <w:rsid w:val="00582A20"/>
    <w:rsid w:val="005836F0"/>
    <w:rsid w:val="00585F7B"/>
    <w:rsid w:val="005914CA"/>
    <w:rsid w:val="00592A0F"/>
    <w:rsid w:val="00592F4E"/>
    <w:rsid w:val="00594CC1"/>
    <w:rsid w:val="00597107"/>
    <w:rsid w:val="00597B92"/>
    <w:rsid w:val="005A1730"/>
    <w:rsid w:val="005A254B"/>
    <w:rsid w:val="005A6391"/>
    <w:rsid w:val="005B0526"/>
    <w:rsid w:val="005B27D3"/>
    <w:rsid w:val="005B5B85"/>
    <w:rsid w:val="005B747B"/>
    <w:rsid w:val="005C02E7"/>
    <w:rsid w:val="005C2B5A"/>
    <w:rsid w:val="005C5ACF"/>
    <w:rsid w:val="005C7469"/>
    <w:rsid w:val="005D63E7"/>
    <w:rsid w:val="005E1874"/>
    <w:rsid w:val="005F1FEC"/>
    <w:rsid w:val="005F2D46"/>
    <w:rsid w:val="005F2D58"/>
    <w:rsid w:val="005F47E6"/>
    <w:rsid w:val="005F6F35"/>
    <w:rsid w:val="00607C86"/>
    <w:rsid w:val="00613121"/>
    <w:rsid w:val="00617225"/>
    <w:rsid w:val="0061777B"/>
    <w:rsid w:val="00623BE9"/>
    <w:rsid w:val="00623CC8"/>
    <w:rsid w:val="00623F67"/>
    <w:rsid w:val="00634927"/>
    <w:rsid w:val="0063784D"/>
    <w:rsid w:val="006412B8"/>
    <w:rsid w:val="006430D7"/>
    <w:rsid w:val="00643E0B"/>
    <w:rsid w:val="00647ADB"/>
    <w:rsid w:val="00647E41"/>
    <w:rsid w:val="00650CFF"/>
    <w:rsid w:val="006527CF"/>
    <w:rsid w:val="006533E3"/>
    <w:rsid w:val="006577ED"/>
    <w:rsid w:val="00661FAB"/>
    <w:rsid w:val="006622BA"/>
    <w:rsid w:val="00664C04"/>
    <w:rsid w:val="00667FB4"/>
    <w:rsid w:val="006702E7"/>
    <w:rsid w:val="0067329C"/>
    <w:rsid w:val="00674844"/>
    <w:rsid w:val="00675B2C"/>
    <w:rsid w:val="00680E5B"/>
    <w:rsid w:val="006818AA"/>
    <w:rsid w:val="006830D7"/>
    <w:rsid w:val="006845A4"/>
    <w:rsid w:val="00684A0C"/>
    <w:rsid w:val="00685347"/>
    <w:rsid w:val="0068705D"/>
    <w:rsid w:val="00692EA3"/>
    <w:rsid w:val="00693880"/>
    <w:rsid w:val="0069665C"/>
    <w:rsid w:val="006A2D6D"/>
    <w:rsid w:val="006A6B2B"/>
    <w:rsid w:val="006A6C1B"/>
    <w:rsid w:val="006A6E49"/>
    <w:rsid w:val="006A79EF"/>
    <w:rsid w:val="006B2470"/>
    <w:rsid w:val="006C00C5"/>
    <w:rsid w:val="006C7E6A"/>
    <w:rsid w:val="006D2620"/>
    <w:rsid w:val="006D4758"/>
    <w:rsid w:val="006E38E4"/>
    <w:rsid w:val="006E7271"/>
    <w:rsid w:val="006F1513"/>
    <w:rsid w:val="006F25BC"/>
    <w:rsid w:val="006F2867"/>
    <w:rsid w:val="006F4A99"/>
    <w:rsid w:val="00703B29"/>
    <w:rsid w:val="007042B1"/>
    <w:rsid w:val="00713044"/>
    <w:rsid w:val="00717945"/>
    <w:rsid w:val="0072515B"/>
    <w:rsid w:val="00727DAD"/>
    <w:rsid w:val="00737E7D"/>
    <w:rsid w:val="00741EC4"/>
    <w:rsid w:val="0074334B"/>
    <w:rsid w:val="007440A0"/>
    <w:rsid w:val="00747E68"/>
    <w:rsid w:val="00760B8C"/>
    <w:rsid w:val="00761DA4"/>
    <w:rsid w:val="00763B4E"/>
    <w:rsid w:val="007659E9"/>
    <w:rsid w:val="0077010F"/>
    <w:rsid w:val="00774950"/>
    <w:rsid w:val="00784373"/>
    <w:rsid w:val="007851E2"/>
    <w:rsid w:val="00792CC2"/>
    <w:rsid w:val="00795829"/>
    <w:rsid w:val="007A352F"/>
    <w:rsid w:val="007A3FA7"/>
    <w:rsid w:val="007A6B53"/>
    <w:rsid w:val="007B0968"/>
    <w:rsid w:val="007B36E1"/>
    <w:rsid w:val="007B4790"/>
    <w:rsid w:val="007C041A"/>
    <w:rsid w:val="007C7581"/>
    <w:rsid w:val="007D6E81"/>
    <w:rsid w:val="007D7510"/>
    <w:rsid w:val="007E61ED"/>
    <w:rsid w:val="007F0545"/>
    <w:rsid w:val="007F0D25"/>
    <w:rsid w:val="007F1BF7"/>
    <w:rsid w:val="007F2EE8"/>
    <w:rsid w:val="007F4315"/>
    <w:rsid w:val="00801B2A"/>
    <w:rsid w:val="008023AF"/>
    <w:rsid w:val="00802588"/>
    <w:rsid w:val="0081292C"/>
    <w:rsid w:val="00812A62"/>
    <w:rsid w:val="008152C8"/>
    <w:rsid w:val="008155BD"/>
    <w:rsid w:val="0082499E"/>
    <w:rsid w:val="00825878"/>
    <w:rsid w:val="00835763"/>
    <w:rsid w:val="0084062F"/>
    <w:rsid w:val="00842660"/>
    <w:rsid w:val="00842A61"/>
    <w:rsid w:val="0084376B"/>
    <w:rsid w:val="00850051"/>
    <w:rsid w:val="00853C6D"/>
    <w:rsid w:val="0085682E"/>
    <w:rsid w:val="00857DD7"/>
    <w:rsid w:val="008609BA"/>
    <w:rsid w:val="008629D3"/>
    <w:rsid w:val="00863F2E"/>
    <w:rsid w:val="00865866"/>
    <w:rsid w:val="00866876"/>
    <w:rsid w:val="00870C89"/>
    <w:rsid w:val="00870CA2"/>
    <w:rsid w:val="008718AF"/>
    <w:rsid w:val="00875928"/>
    <w:rsid w:val="008765CB"/>
    <w:rsid w:val="00876716"/>
    <w:rsid w:val="008852FF"/>
    <w:rsid w:val="00885547"/>
    <w:rsid w:val="00885EC5"/>
    <w:rsid w:val="008963F8"/>
    <w:rsid w:val="00896D87"/>
    <w:rsid w:val="008978A9"/>
    <w:rsid w:val="00897DAE"/>
    <w:rsid w:val="008A551F"/>
    <w:rsid w:val="008A5DBB"/>
    <w:rsid w:val="008A67FF"/>
    <w:rsid w:val="008B1AFA"/>
    <w:rsid w:val="008B3EA5"/>
    <w:rsid w:val="008B60C4"/>
    <w:rsid w:val="008B7539"/>
    <w:rsid w:val="008C0F9E"/>
    <w:rsid w:val="008C211E"/>
    <w:rsid w:val="008C255C"/>
    <w:rsid w:val="008C3859"/>
    <w:rsid w:val="008D0282"/>
    <w:rsid w:val="008D1937"/>
    <w:rsid w:val="008D50D9"/>
    <w:rsid w:val="008E40A7"/>
    <w:rsid w:val="008E41FD"/>
    <w:rsid w:val="008E6EF1"/>
    <w:rsid w:val="008F4078"/>
    <w:rsid w:val="00902005"/>
    <w:rsid w:val="00903377"/>
    <w:rsid w:val="009035E5"/>
    <w:rsid w:val="00906D5E"/>
    <w:rsid w:val="00906E49"/>
    <w:rsid w:val="00916B39"/>
    <w:rsid w:val="00922840"/>
    <w:rsid w:val="00925951"/>
    <w:rsid w:val="0093282D"/>
    <w:rsid w:val="0093434C"/>
    <w:rsid w:val="00934FC5"/>
    <w:rsid w:val="009375FB"/>
    <w:rsid w:val="0094442F"/>
    <w:rsid w:val="00947625"/>
    <w:rsid w:val="0095208A"/>
    <w:rsid w:val="009576D2"/>
    <w:rsid w:val="00960AFF"/>
    <w:rsid w:val="009657C4"/>
    <w:rsid w:val="00966CE5"/>
    <w:rsid w:val="00966EB8"/>
    <w:rsid w:val="00967460"/>
    <w:rsid w:val="00970C8E"/>
    <w:rsid w:val="00972102"/>
    <w:rsid w:val="0097528A"/>
    <w:rsid w:val="00976B52"/>
    <w:rsid w:val="009801C1"/>
    <w:rsid w:val="00981046"/>
    <w:rsid w:val="00983485"/>
    <w:rsid w:val="00991F8C"/>
    <w:rsid w:val="009951F8"/>
    <w:rsid w:val="009A029C"/>
    <w:rsid w:val="009A1922"/>
    <w:rsid w:val="009A1DE4"/>
    <w:rsid w:val="009A4F4D"/>
    <w:rsid w:val="009A510A"/>
    <w:rsid w:val="009A5E9E"/>
    <w:rsid w:val="009A5F34"/>
    <w:rsid w:val="009C3A5A"/>
    <w:rsid w:val="009C3FCC"/>
    <w:rsid w:val="009C513F"/>
    <w:rsid w:val="009C5B50"/>
    <w:rsid w:val="009D4DE7"/>
    <w:rsid w:val="009D5519"/>
    <w:rsid w:val="009E5E55"/>
    <w:rsid w:val="009F26F6"/>
    <w:rsid w:val="009F6104"/>
    <w:rsid w:val="009F635E"/>
    <w:rsid w:val="00A0245E"/>
    <w:rsid w:val="00A0248F"/>
    <w:rsid w:val="00A060B8"/>
    <w:rsid w:val="00A07FB1"/>
    <w:rsid w:val="00A11C83"/>
    <w:rsid w:val="00A11EB3"/>
    <w:rsid w:val="00A173FF"/>
    <w:rsid w:val="00A2152B"/>
    <w:rsid w:val="00A236A9"/>
    <w:rsid w:val="00A24674"/>
    <w:rsid w:val="00A259E3"/>
    <w:rsid w:val="00A35873"/>
    <w:rsid w:val="00A35A38"/>
    <w:rsid w:val="00A3762B"/>
    <w:rsid w:val="00A43125"/>
    <w:rsid w:val="00A458D9"/>
    <w:rsid w:val="00A463B7"/>
    <w:rsid w:val="00A46D45"/>
    <w:rsid w:val="00A4759B"/>
    <w:rsid w:val="00A47E6E"/>
    <w:rsid w:val="00A5017B"/>
    <w:rsid w:val="00A50C36"/>
    <w:rsid w:val="00A52500"/>
    <w:rsid w:val="00A52AB3"/>
    <w:rsid w:val="00A5592D"/>
    <w:rsid w:val="00A6271F"/>
    <w:rsid w:val="00A641B4"/>
    <w:rsid w:val="00A64B9C"/>
    <w:rsid w:val="00A67C1F"/>
    <w:rsid w:val="00A71192"/>
    <w:rsid w:val="00A727E3"/>
    <w:rsid w:val="00A83545"/>
    <w:rsid w:val="00A90A51"/>
    <w:rsid w:val="00A9751B"/>
    <w:rsid w:val="00AA0B3F"/>
    <w:rsid w:val="00AA23C4"/>
    <w:rsid w:val="00AA27F9"/>
    <w:rsid w:val="00AA6F4A"/>
    <w:rsid w:val="00AB0109"/>
    <w:rsid w:val="00AB0A23"/>
    <w:rsid w:val="00AB1155"/>
    <w:rsid w:val="00AC09CA"/>
    <w:rsid w:val="00AC24C2"/>
    <w:rsid w:val="00AC30C2"/>
    <w:rsid w:val="00AD136D"/>
    <w:rsid w:val="00AD57C8"/>
    <w:rsid w:val="00AD7582"/>
    <w:rsid w:val="00AD7613"/>
    <w:rsid w:val="00AE42DF"/>
    <w:rsid w:val="00AE6002"/>
    <w:rsid w:val="00AF0EFE"/>
    <w:rsid w:val="00B01D40"/>
    <w:rsid w:val="00B05380"/>
    <w:rsid w:val="00B1211E"/>
    <w:rsid w:val="00B1383D"/>
    <w:rsid w:val="00B13D3A"/>
    <w:rsid w:val="00B212B4"/>
    <w:rsid w:val="00B334D0"/>
    <w:rsid w:val="00B35372"/>
    <w:rsid w:val="00B37B90"/>
    <w:rsid w:val="00B450CD"/>
    <w:rsid w:val="00B460B6"/>
    <w:rsid w:val="00B50F72"/>
    <w:rsid w:val="00B51E01"/>
    <w:rsid w:val="00B569F4"/>
    <w:rsid w:val="00B56ED0"/>
    <w:rsid w:val="00B5796A"/>
    <w:rsid w:val="00B62037"/>
    <w:rsid w:val="00B62546"/>
    <w:rsid w:val="00B703B9"/>
    <w:rsid w:val="00B720D7"/>
    <w:rsid w:val="00B729FF"/>
    <w:rsid w:val="00B72CA4"/>
    <w:rsid w:val="00B736F4"/>
    <w:rsid w:val="00B80267"/>
    <w:rsid w:val="00B81285"/>
    <w:rsid w:val="00BA1300"/>
    <w:rsid w:val="00BA2535"/>
    <w:rsid w:val="00BB2404"/>
    <w:rsid w:val="00BB246B"/>
    <w:rsid w:val="00BB5138"/>
    <w:rsid w:val="00BC1243"/>
    <w:rsid w:val="00BC27F0"/>
    <w:rsid w:val="00BD0FE0"/>
    <w:rsid w:val="00BD1439"/>
    <w:rsid w:val="00BD1DD7"/>
    <w:rsid w:val="00BD56B0"/>
    <w:rsid w:val="00BE31A1"/>
    <w:rsid w:val="00BE44E6"/>
    <w:rsid w:val="00BF1D8E"/>
    <w:rsid w:val="00BF47D0"/>
    <w:rsid w:val="00BF4B42"/>
    <w:rsid w:val="00BF5988"/>
    <w:rsid w:val="00BF5A50"/>
    <w:rsid w:val="00BF663E"/>
    <w:rsid w:val="00BF71B9"/>
    <w:rsid w:val="00C0548E"/>
    <w:rsid w:val="00C13255"/>
    <w:rsid w:val="00C15314"/>
    <w:rsid w:val="00C216C3"/>
    <w:rsid w:val="00C23CFA"/>
    <w:rsid w:val="00C24F07"/>
    <w:rsid w:val="00C2665F"/>
    <w:rsid w:val="00C31FC6"/>
    <w:rsid w:val="00C32CC9"/>
    <w:rsid w:val="00C334E0"/>
    <w:rsid w:val="00C34058"/>
    <w:rsid w:val="00C37C6B"/>
    <w:rsid w:val="00C41B4E"/>
    <w:rsid w:val="00C609CF"/>
    <w:rsid w:val="00C67482"/>
    <w:rsid w:val="00C67800"/>
    <w:rsid w:val="00C67E99"/>
    <w:rsid w:val="00C72514"/>
    <w:rsid w:val="00C85527"/>
    <w:rsid w:val="00C93762"/>
    <w:rsid w:val="00C9390D"/>
    <w:rsid w:val="00C94651"/>
    <w:rsid w:val="00CA0FA2"/>
    <w:rsid w:val="00CA4CDD"/>
    <w:rsid w:val="00CB260A"/>
    <w:rsid w:val="00CB30DF"/>
    <w:rsid w:val="00CB3439"/>
    <w:rsid w:val="00CB59F0"/>
    <w:rsid w:val="00CC39BD"/>
    <w:rsid w:val="00CC3BD3"/>
    <w:rsid w:val="00CC5B19"/>
    <w:rsid w:val="00CD5FF3"/>
    <w:rsid w:val="00CD6B5F"/>
    <w:rsid w:val="00CE0E89"/>
    <w:rsid w:val="00CE466E"/>
    <w:rsid w:val="00CE4CCD"/>
    <w:rsid w:val="00CE5C37"/>
    <w:rsid w:val="00CE7DCA"/>
    <w:rsid w:val="00CF0549"/>
    <w:rsid w:val="00CF0DF9"/>
    <w:rsid w:val="00CF14F2"/>
    <w:rsid w:val="00CF2410"/>
    <w:rsid w:val="00CF3926"/>
    <w:rsid w:val="00CF62D7"/>
    <w:rsid w:val="00CF6B12"/>
    <w:rsid w:val="00D04FCC"/>
    <w:rsid w:val="00D07170"/>
    <w:rsid w:val="00D103B3"/>
    <w:rsid w:val="00D1344E"/>
    <w:rsid w:val="00D14715"/>
    <w:rsid w:val="00D147FB"/>
    <w:rsid w:val="00D1579F"/>
    <w:rsid w:val="00D246C9"/>
    <w:rsid w:val="00D24D7E"/>
    <w:rsid w:val="00D30E6C"/>
    <w:rsid w:val="00D33370"/>
    <w:rsid w:val="00D4026B"/>
    <w:rsid w:val="00D413CD"/>
    <w:rsid w:val="00D54150"/>
    <w:rsid w:val="00D61AC8"/>
    <w:rsid w:val="00D63A0B"/>
    <w:rsid w:val="00D6543C"/>
    <w:rsid w:val="00D65824"/>
    <w:rsid w:val="00D71588"/>
    <w:rsid w:val="00D71D77"/>
    <w:rsid w:val="00D725C2"/>
    <w:rsid w:val="00D725D8"/>
    <w:rsid w:val="00D77724"/>
    <w:rsid w:val="00D83EFC"/>
    <w:rsid w:val="00D856B0"/>
    <w:rsid w:val="00D8617C"/>
    <w:rsid w:val="00D92A1C"/>
    <w:rsid w:val="00D94136"/>
    <w:rsid w:val="00DA16AA"/>
    <w:rsid w:val="00DA1EF5"/>
    <w:rsid w:val="00DA7D30"/>
    <w:rsid w:val="00DB052F"/>
    <w:rsid w:val="00DB2ED4"/>
    <w:rsid w:val="00DB6A6B"/>
    <w:rsid w:val="00DB75C5"/>
    <w:rsid w:val="00DC17B8"/>
    <w:rsid w:val="00DC2554"/>
    <w:rsid w:val="00DC264B"/>
    <w:rsid w:val="00DC3231"/>
    <w:rsid w:val="00DC372A"/>
    <w:rsid w:val="00DC78CA"/>
    <w:rsid w:val="00DD39F8"/>
    <w:rsid w:val="00DD3E14"/>
    <w:rsid w:val="00DD4143"/>
    <w:rsid w:val="00DD6103"/>
    <w:rsid w:val="00DE237B"/>
    <w:rsid w:val="00DF06C8"/>
    <w:rsid w:val="00DF3FA8"/>
    <w:rsid w:val="00E11F20"/>
    <w:rsid w:val="00E136D5"/>
    <w:rsid w:val="00E15669"/>
    <w:rsid w:val="00E166D1"/>
    <w:rsid w:val="00E17B38"/>
    <w:rsid w:val="00E31B3E"/>
    <w:rsid w:val="00E332C4"/>
    <w:rsid w:val="00E33A82"/>
    <w:rsid w:val="00E37E0B"/>
    <w:rsid w:val="00E37F74"/>
    <w:rsid w:val="00E45C44"/>
    <w:rsid w:val="00E467F5"/>
    <w:rsid w:val="00E50A74"/>
    <w:rsid w:val="00E50DC0"/>
    <w:rsid w:val="00E51D6F"/>
    <w:rsid w:val="00E5362C"/>
    <w:rsid w:val="00E57267"/>
    <w:rsid w:val="00E63B13"/>
    <w:rsid w:val="00E67417"/>
    <w:rsid w:val="00E71D3D"/>
    <w:rsid w:val="00E728E0"/>
    <w:rsid w:val="00E74EF7"/>
    <w:rsid w:val="00E8158C"/>
    <w:rsid w:val="00E81F76"/>
    <w:rsid w:val="00E826DA"/>
    <w:rsid w:val="00E83FB4"/>
    <w:rsid w:val="00E91C6E"/>
    <w:rsid w:val="00E92525"/>
    <w:rsid w:val="00E969F5"/>
    <w:rsid w:val="00E970CC"/>
    <w:rsid w:val="00EA1EC1"/>
    <w:rsid w:val="00EB1974"/>
    <w:rsid w:val="00EC08D2"/>
    <w:rsid w:val="00EC3697"/>
    <w:rsid w:val="00EC40F0"/>
    <w:rsid w:val="00EC590F"/>
    <w:rsid w:val="00EC6394"/>
    <w:rsid w:val="00EC6B9F"/>
    <w:rsid w:val="00EC71A8"/>
    <w:rsid w:val="00ED4DDD"/>
    <w:rsid w:val="00EE1976"/>
    <w:rsid w:val="00EE2ED0"/>
    <w:rsid w:val="00EE4CC8"/>
    <w:rsid w:val="00EE6054"/>
    <w:rsid w:val="00EF7159"/>
    <w:rsid w:val="00F005DF"/>
    <w:rsid w:val="00F02F90"/>
    <w:rsid w:val="00F076AF"/>
    <w:rsid w:val="00F07796"/>
    <w:rsid w:val="00F105E0"/>
    <w:rsid w:val="00F11931"/>
    <w:rsid w:val="00F14136"/>
    <w:rsid w:val="00F178CF"/>
    <w:rsid w:val="00F17AA8"/>
    <w:rsid w:val="00F2046B"/>
    <w:rsid w:val="00F2184E"/>
    <w:rsid w:val="00F23E56"/>
    <w:rsid w:val="00F27D03"/>
    <w:rsid w:val="00F301E3"/>
    <w:rsid w:val="00F32F0B"/>
    <w:rsid w:val="00F33660"/>
    <w:rsid w:val="00F35CF2"/>
    <w:rsid w:val="00F37ACF"/>
    <w:rsid w:val="00F45965"/>
    <w:rsid w:val="00F46417"/>
    <w:rsid w:val="00F500A7"/>
    <w:rsid w:val="00F50E45"/>
    <w:rsid w:val="00F50F5F"/>
    <w:rsid w:val="00F5287F"/>
    <w:rsid w:val="00F52915"/>
    <w:rsid w:val="00F539E7"/>
    <w:rsid w:val="00F54C0B"/>
    <w:rsid w:val="00F55322"/>
    <w:rsid w:val="00F5674A"/>
    <w:rsid w:val="00F611CA"/>
    <w:rsid w:val="00F64BA3"/>
    <w:rsid w:val="00F65CD9"/>
    <w:rsid w:val="00F66C18"/>
    <w:rsid w:val="00F7015A"/>
    <w:rsid w:val="00F70E35"/>
    <w:rsid w:val="00F75EAE"/>
    <w:rsid w:val="00F87D8D"/>
    <w:rsid w:val="00F90B63"/>
    <w:rsid w:val="00F93C66"/>
    <w:rsid w:val="00F94AF7"/>
    <w:rsid w:val="00F95342"/>
    <w:rsid w:val="00F969AA"/>
    <w:rsid w:val="00F97CE5"/>
    <w:rsid w:val="00FA0D2C"/>
    <w:rsid w:val="00FA37A4"/>
    <w:rsid w:val="00FA4795"/>
    <w:rsid w:val="00FA5C16"/>
    <w:rsid w:val="00FA671D"/>
    <w:rsid w:val="00FA7C5B"/>
    <w:rsid w:val="00FB31FB"/>
    <w:rsid w:val="00FB5C2E"/>
    <w:rsid w:val="00FC268D"/>
    <w:rsid w:val="00FD0F53"/>
    <w:rsid w:val="00FD5388"/>
    <w:rsid w:val="00FD67F1"/>
    <w:rsid w:val="00FE1B04"/>
    <w:rsid w:val="00FE1C59"/>
    <w:rsid w:val="00FE439D"/>
    <w:rsid w:val="00FE4C4D"/>
    <w:rsid w:val="00FE6018"/>
    <w:rsid w:val="00FF53B3"/>
    <w:rsid w:val="00FF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AB549"/>
  <w15:chartTrackingRefBased/>
  <w15:docId w15:val="{9A7FE14C-DB92-49BC-B3B7-B7CB59358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AF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94AF7"/>
    <w:pPr>
      <w:spacing w:before="39"/>
      <w:ind w:left="1322" w:hanging="361"/>
      <w:outlineLvl w:val="0"/>
    </w:pPr>
    <w:rPr>
      <w:b/>
      <w:bCs/>
      <w:sz w:val="24"/>
      <w:szCs w:val="24"/>
    </w:rPr>
  </w:style>
  <w:style w:type="paragraph" w:styleId="Heading2">
    <w:name w:val="heading 2"/>
    <w:basedOn w:val="Normal"/>
    <w:next w:val="Normal"/>
    <w:link w:val="Heading2Char"/>
    <w:uiPriority w:val="9"/>
    <w:semiHidden/>
    <w:unhideWhenUsed/>
    <w:qFormat/>
    <w:rsid w:val="000E6C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F7"/>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94AF7"/>
    <w:pPr>
      <w:spacing w:before="120"/>
    </w:pPr>
    <w:rPr>
      <w:sz w:val="24"/>
      <w:szCs w:val="24"/>
    </w:rPr>
  </w:style>
  <w:style w:type="character" w:customStyle="1" w:styleId="BodyTextChar">
    <w:name w:val="Body Text Char"/>
    <w:basedOn w:val="DefaultParagraphFont"/>
    <w:link w:val="BodyText"/>
    <w:uiPriority w:val="1"/>
    <w:rsid w:val="00F94AF7"/>
    <w:rPr>
      <w:rFonts w:ascii="Times New Roman" w:eastAsia="Times New Roman" w:hAnsi="Times New Roman" w:cs="Times New Roman"/>
      <w:sz w:val="24"/>
      <w:szCs w:val="24"/>
    </w:rPr>
  </w:style>
  <w:style w:type="paragraph" w:styleId="ListParagraph">
    <w:name w:val="List Paragraph"/>
    <w:basedOn w:val="Normal"/>
    <w:uiPriority w:val="1"/>
    <w:qFormat/>
    <w:rsid w:val="00F94AF7"/>
    <w:pPr>
      <w:ind w:left="1502" w:hanging="361"/>
    </w:pPr>
  </w:style>
  <w:style w:type="paragraph" w:customStyle="1" w:styleId="TableParagraph">
    <w:name w:val="Table Paragraph"/>
    <w:basedOn w:val="Normal"/>
    <w:uiPriority w:val="1"/>
    <w:qFormat/>
    <w:rsid w:val="00F94AF7"/>
    <w:pPr>
      <w:spacing w:before="30"/>
    </w:pPr>
  </w:style>
  <w:style w:type="paragraph" w:styleId="NormalWeb">
    <w:name w:val="Normal (Web)"/>
    <w:basedOn w:val="Normal"/>
    <w:uiPriority w:val="99"/>
    <w:unhideWhenUsed/>
    <w:rsid w:val="00F94AF7"/>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A029C"/>
    <w:rPr>
      <w:color w:val="0563C1" w:themeColor="hyperlink"/>
      <w:u w:val="single"/>
    </w:rPr>
  </w:style>
  <w:style w:type="character" w:styleId="UnresolvedMention">
    <w:name w:val="Unresolved Mention"/>
    <w:basedOn w:val="DefaultParagraphFont"/>
    <w:uiPriority w:val="99"/>
    <w:semiHidden/>
    <w:unhideWhenUsed/>
    <w:rsid w:val="009A029C"/>
    <w:rPr>
      <w:color w:val="605E5C"/>
      <w:shd w:val="clear" w:color="auto" w:fill="E1DFDD"/>
    </w:rPr>
  </w:style>
  <w:style w:type="paragraph" w:styleId="TOCHeading">
    <w:name w:val="TOC Heading"/>
    <w:basedOn w:val="Heading1"/>
    <w:next w:val="Normal"/>
    <w:uiPriority w:val="39"/>
    <w:unhideWhenUsed/>
    <w:qFormat/>
    <w:rsid w:val="00763B4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763B4E"/>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9C5B50"/>
    <w:pPr>
      <w:widowControl/>
      <w:tabs>
        <w:tab w:val="left" w:pos="660"/>
        <w:tab w:val="right" w:leader="dot" w:pos="10190"/>
      </w:tabs>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763B4E"/>
    <w:pPr>
      <w:widowControl/>
      <w:autoSpaceDE/>
      <w:autoSpaceDN/>
      <w:spacing w:after="100" w:line="259" w:lineRule="auto"/>
      <w:ind w:left="440"/>
    </w:pPr>
    <w:rPr>
      <w:rFonts w:asciiTheme="minorHAnsi" w:eastAsiaTheme="minorEastAsia" w:hAnsiTheme="minorHAnsi"/>
    </w:rPr>
  </w:style>
  <w:style w:type="character" w:styleId="CommentReference">
    <w:name w:val="annotation reference"/>
    <w:basedOn w:val="DefaultParagraphFont"/>
    <w:uiPriority w:val="99"/>
    <w:semiHidden/>
    <w:unhideWhenUsed/>
    <w:rsid w:val="0048674A"/>
    <w:rPr>
      <w:sz w:val="16"/>
      <w:szCs w:val="16"/>
    </w:rPr>
  </w:style>
  <w:style w:type="paragraph" w:styleId="CommentText">
    <w:name w:val="annotation text"/>
    <w:basedOn w:val="Normal"/>
    <w:link w:val="CommentTextChar"/>
    <w:uiPriority w:val="99"/>
    <w:unhideWhenUsed/>
    <w:rsid w:val="0048674A"/>
    <w:rPr>
      <w:sz w:val="20"/>
      <w:szCs w:val="20"/>
    </w:rPr>
  </w:style>
  <w:style w:type="character" w:customStyle="1" w:styleId="CommentTextChar">
    <w:name w:val="Comment Text Char"/>
    <w:basedOn w:val="DefaultParagraphFont"/>
    <w:link w:val="CommentText"/>
    <w:uiPriority w:val="99"/>
    <w:rsid w:val="004867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8674A"/>
    <w:rPr>
      <w:b/>
      <w:bCs/>
    </w:rPr>
  </w:style>
  <w:style w:type="character" w:customStyle="1" w:styleId="CommentSubjectChar">
    <w:name w:val="Comment Subject Char"/>
    <w:basedOn w:val="CommentTextChar"/>
    <w:link w:val="CommentSubject"/>
    <w:uiPriority w:val="99"/>
    <w:semiHidden/>
    <w:rsid w:val="0048674A"/>
    <w:rPr>
      <w:rFonts w:ascii="Times New Roman" w:eastAsia="Times New Roman" w:hAnsi="Times New Roman" w:cs="Times New Roman"/>
      <w:b/>
      <w:bCs/>
      <w:sz w:val="20"/>
      <w:szCs w:val="20"/>
    </w:rPr>
  </w:style>
  <w:style w:type="table" w:styleId="TableGrid">
    <w:name w:val="Table Grid"/>
    <w:basedOn w:val="TableNormal"/>
    <w:uiPriority w:val="39"/>
    <w:rsid w:val="008A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5190E"/>
    <w:pPr>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412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2B8"/>
    <w:rPr>
      <w:rFonts w:ascii="Segoe UI" w:eastAsia="Times New Roman" w:hAnsi="Segoe UI" w:cs="Segoe UI"/>
      <w:sz w:val="18"/>
      <w:szCs w:val="18"/>
    </w:rPr>
  </w:style>
  <w:style w:type="paragraph" w:styleId="Caption">
    <w:name w:val="caption"/>
    <w:basedOn w:val="Normal"/>
    <w:next w:val="Normal"/>
    <w:uiPriority w:val="35"/>
    <w:unhideWhenUsed/>
    <w:qFormat/>
    <w:rsid w:val="0045783B"/>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6B2470"/>
    <w:rPr>
      <w:color w:val="954F72" w:themeColor="followedHyperlink"/>
      <w:u w:val="single"/>
    </w:rPr>
  </w:style>
  <w:style w:type="character" w:styleId="PlaceholderText">
    <w:name w:val="Placeholder Text"/>
    <w:basedOn w:val="DefaultParagraphFont"/>
    <w:uiPriority w:val="99"/>
    <w:semiHidden/>
    <w:rsid w:val="00902005"/>
    <w:rPr>
      <w:color w:val="808080"/>
    </w:rPr>
  </w:style>
  <w:style w:type="paragraph" w:styleId="Header">
    <w:name w:val="header"/>
    <w:basedOn w:val="Normal"/>
    <w:link w:val="HeaderChar"/>
    <w:uiPriority w:val="99"/>
    <w:unhideWhenUsed/>
    <w:rsid w:val="00E81F76"/>
    <w:pPr>
      <w:tabs>
        <w:tab w:val="center" w:pos="4680"/>
        <w:tab w:val="right" w:pos="9360"/>
      </w:tabs>
    </w:pPr>
  </w:style>
  <w:style w:type="character" w:customStyle="1" w:styleId="HeaderChar">
    <w:name w:val="Header Char"/>
    <w:basedOn w:val="DefaultParagraphFont"/>
    <w:link w:val="Header"/>
    <w:uiPriority w:val="99"/>
    <w:rsid w:val="00E81F76"/>
    <w:rPr>
      <w:rFonts w:ascii="Times New Roman" w:eastAsia="Times New Roman" w:hAnsi="Times New Roman" w:cs="Times New Roman"/>
    </w:rPr>
  </w:style>
  <w:style w:type="paragraph" w:styleId="Footer">
    <w:name w:val="footer"/>
    <w:basedOn w:val="Normal"/>
    <w:link w:val="FooterChar"/>
    <w:uiPriority w:val="99"/>
    <w:unhideWhenUsed/>
    <w:rsid w:val="00E81F76"/>
    <w:pPr>
      <w:tabs>
        <w:tab w:val="center" w:pos="4680"/>
        <w:tab w:val="right" w:pos="9360"/>
      </w:tabs>
    </w:pPr>
  </w:style>
  <w:style w:type="character" w:customStyle="1" w:styleId="FooterChar">
    <w:name w:val="Footer Char"/>
    <w:basedOn w:val="DefaultParagraphFont"/>
    <w:link w:val="Footer"/>
    <w:uiPriority w:val="99"/>
    <w:rsid w:val="00E81F76"/>
    <w:rPr>
      <w:rFonts w:ascii="Times New Roman" w:eastAsia="Times New Roman" w:hAnsi="Times New Roman" w:cs="Times New Roman"/>
    </w:rPr>
  </w:style>
  <w:style w:type="paragraph" w:styleId="TableofFigures">
    <w:name w:val="table of figures"/>
    <w:basedOn w:val="Normal"/>
    <w:next w:val="Normal"/>
    <w:uiPriority w:val="99"/>
    <w:unhideWhenUsed/>
    <w:rsid w:val="00CF0DF9"/>
  </w:style>
  <w:style w:type="character" w:customStyle="1" w:styleId="Heading2Char">
    <w:name w:val="Heading 2 Char"/>
    <w:basedOn w:val="DefaultParagraphFont"/>
    <w:link w:val="Heading2"/>
    <w:uiPriority w:val="9"/>
    <w:semiHidden/>
    <w:rsid w:val="000E6C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10802">
      <w:bodyDiv w:val="1"/>
      <w:marLeft w:val="0"/>
      <w:marRight w:val="0"/>
      <w:marTop w:val="0"/>
      <w:marBottom w:val="0"/>
      <w:divBdr>
        <w:top w:val="none" w:sz="0" w:space="0" w:color="auto"/>
        <w:left w:val="none" w:sz="0" w:space="0" w:color="auto"/>
        <w:bottom w:val="none" w:sz="0" w:space="0" w:color="auto"/>
        <w:right w:val="none" w:sz="0" w:space="0" w:color="auto"/>
      </w:divBdr>
    </w:div>
    <w:div w:id="296960332">
      <w:bodyDiv w:val="1"/>
      <w:marLeft w:val="0"/>
      <w:marRight w:val="0"/>
      <w:marTop w:val="0"/>
      <w:marBottom w:val="0"/>
      <w:divBdr>
        <w:top w:val="none" w:sz="0" w:space="0" w:color="auto"/>
        <w:left w:val="none" w:sz="0" w:space="0" w:color="auto"/>
        <w:bottom w:val="none" w:sz="0" w:space="0" w:color="auto"/>
        <w:right w:val="none" w:sz="0" w:space="0" w:color="auto"/>
      </w:divBdr>
    </w:div>
    <w:div w:id="519851675">
      <w:bodyDiv w:val="1"/>
      <w:marLeft w:val="0"/>
      <w:marRight w:val="0"/>
      <w:marTop w:val="0"/>
      <w:marBottom w:val="0"/>
      <w:divBdr>
        <w:top w:val="none" w:sz="0" w:space="0" w:color="auto"/>
        <w:left w:val="none" w:sz="0" w:space="0" w:color="auto"/>
        <w:bottom w:val="none" w:sz="0" w:space="0" w:color="auto"/>
        <w:right w:val="none" w:sz="0" w:space="0" w:color="auto"/>
      </w:divBdr>
    </w:div>
    <w:div w:id="555168386">
      <w:bodyDiv w:val="1"/>
      <w:marLeft w:val="0"/>
      <w:marRight w:val="0"/>
      <w:marTop w:val="0"/>
      <w:marBottom w:val="0"/>
      <w:divBdr>
        <w:top w:val="none" w:sz="0" w:space="0" w:color="auto"/>
        <w:left w:val="none" w:sz="0" w:space="0" w:color="auto"/>
        <w:bottom w:val="none" w:sz="0" w:space="0" w:color="auto"/>
        <w:right w:val="none" w:sz="0" w:space="0" w:color="auto"/>
      </w:divBdr>
    </w:div>
    <w:div w:id="736365550">
      <w:bodyDiv w:val="1"/>
      <w:marLeft w:val="0"/>
      <w:marRight w:val="0"/>
      <w:marTop w:val="0"/>
      <w:marBottom w:val="0"/>
      <w:divBdr>
        <w:top w:val="none" w:sz="0" w:space="0" w:color="auto"/>
        <w:left w:val="none" w:sz="0" w:space="0" w:color="auto"/>
        <w:bottom w:val="none" w:sz="0" w:space="0" w:color="auto"/>
        <w:right w:val="none" w:sz="0" w:space="0" w:color="auto"/>
      </w:divBdr>
      <w:divsChild>
        <w:div w:id="2014409117">
          <w:marLeft w:val="0"/>
          <w:marRight w:val="0"/>
          <w:marTop w:val="0"/>
          <w:marBottom w:val="0"/>
          <w:divBdr>
            <w:top w:val="none" w:sz="0" w:space="0" w:color="auto"/>
            <w:left w:val="none" w:sz="0" w:space="0" w:color="auto"/>
            <w:bottom w:val="none" w:sz="0" w:space="0" w:color="auto"/>
            <w:right w:val="none" w:sz="0" w:space="0" w:color="auto"/>
          </w:divBdr>
        </w:div>
      </w:divsChild>
    </w:div>
    <w:div w:id="739331956">
      <w:bodyDiv w:val="1"/>
      <w:marLeft w:val="0"/>
      <w:marRight w:val="0"/>
      <w:marTop w:val="0"/>
      <w:marBottom w:val="0"/>
      <w:divBdr>
        <w:top w:val="none" w:sz="0" w:space="0" w:color="auto"/>
        <w:left w:val="none" w:sz="0" w:space="0" w:color="auto"/>
        <w:bottom w:val="none" w:sz="0" w:space="0" w:color="auto"/>
        <w:right w:val="none" w:sz="0" w:space="0" w:color="auto"/>
      </w:divBdr>
      <w:divsChild>
        <w:div w:id="1684671096">
          <w:marLeft w:val="0"/>
          <w:marRight w:val="0"/>
          <w:marTop w:val="0"/>
          <w:marBottom w:val="0"/>
          <w:divBdr>
            <w:top w:val="none" w:sz="0" w:space="0" w:color="auto"/>
            <w:left w:val="none" w:sz="0" w:space="0" w:color="auto"/>
            <w:bottom w:val="none" w:sz="0" w:space="0" w:color="auto"/>
            <w:right w:val="none" w:sz="0" w:space="0" w:color="auto"/>
          </w:divBdr>
        </w:div>
      </w:divsChild>
    </w:div>
    <w:div w:id="886185322">
      <w:bodyDiv w:val="1"/>
      <w:marLeft w:val="0"/>
      <w:marRight w:val="0"/>
      <w:marTop w:val="0"/>
      <w:marBottom w:val="0"/>
      <w:divBdr>
        <w:top w:val="none" w:sz="0" w:space="0" w:color="auto"/>
        <w:left w:val="none" w:sz="0" w:space="0" w:color="auto"/>
        <w:bottom w:val="none" w:sz="0" w:space="0" w:color="auto"/>
        <w:right w:val="none" w:sz="0" w:space="0" w:color="auto"/>
      </w:divBdr>
    </w:div>
    <w:div w:id="955988440">
      <w:bodyDiv w:val="1"/>
      <w:marLeft w:val="0"/>
      <w:marRight w:val="0"/>
      <w:marTop w:val="0"/>
      <w:marBottom w:val="0"/>
      <w:divBdr>
        <w:top w:val="none" w:sz="0" w:space="0" w:color="auto"/>
        <w:left w:val="none" w:sz="0" w:space="0" w:color="auto"/>
        <w:bottom w:val="none" w:sz="0" w:space="0" w:color="auto"/>
        <w:right w:val="none" w:sz="0" w:space="0" w:color="auto"/>
      </w:divBdr>
    </w:div>
    <w:div w:id="991909448">
      <w:bodyDiv w:val="1"/>
      <w:marLeft w:val="0"/>
      <w:marRight w:val="0"/>
      <w:marTop w:val="0"/>
      <w:marBottom w:val="0"/>
      <w:divBdr>
        <w:top w:val="none" w:sz="0" w:space="0" w:color="auto"/>
        <w:left w:val="none" w:sz="0" w:space="0" w:color="auto"/>
        <w:bottom w:val="none" w:sz="0" w:space="0" w:color="auto"/>
        <w:right w:val="none" w:sz="0" w:space="0" w:color="auto"/>
      </w:divBdr>
      <w:divsChild>
        <w:div w:id="1597328487">
          <w:marLeft w:val="0"/>
          <w:marRight w:val="0"/>
          <w:marTop w:val="0"/>
          <w:marBottom w:val="0"/>
          <w:divBdr>
            <w:top w:val="none" w:sz="0" w:space="0" w:color="auto"/>
            <w:left w:val="none" w:sz="0" w:space="0" w:color="auto"/>
            <w:bottom w:val="none" w:sz="0" w:space="0" w:color="auto"/>
            <w:right w:val="none" w:sz="0" w:space="0" w:color="auto"/>
          </w:divBdr>
        </w:div>
      </w:divsChild>
    </w:div>
    <w:div w:id="1038355507">
      <w:bodyDiv w:val="1"/>
      <w:marLeft w:val="0"/>
      <w:marRight w:val="0"/>
      <w:marTop w:val="0"/>
      <w:marBottom w:val="0"/>
      <w:divBdr>
        <w:top w:val="none" w:sz="0" w:space="0" w:color="auto"/>
        <w:left w:val="none" w:sz="0" w:space="0" w:color="auto"/>
        <w:bottom w:val="none" w:sz="0" w:space="0" w:color="auto"/>
        <w:right w:val="none" w:sz="0" w:space="0" w:color="auto"/>
      </w:divBdr>
    </w:div>
    <w:div w:id="1088114849">
      <w:bodyDiv w:val="1"/>
      <w:marLeft w:val="0"/>
      <w:marRight w:val="0"/>
      <w:marTop w:val="0"/>
      <w:marBottom w:val="0"/>
      <w:divBdr>
        <w:top w:val="none" w:sz="0" w:space="0" w:color="auto"/>
        <w:left w:val="none" w:sz="0" w:space="0" w:color="auto"/>
        <w:bottom w:val="none" w:sz="0" w:space="0" w:color="auto"/>
        <w:right w:val="none" w:sz="0" w:space="0" w:color="auto"/>
      </w:divBdr>
    </w:div>
    <w:div w:id="1205949642">
      <w:bodyDiv w:val="1"/>
      <w:marLeft w:val="0"/>
      <w:marRight w:val="0"/>
      <w:marTop w:val="0"/>
      <w:marBottom w:val="0"/>
      <w:divBdr>
        <w:top w:val="none" w:sz="0" w:space="0" w:color="auto"/>
        <w:left w:val="none" w:sz="0" w:space="0" w:color="auto"/>
        <w:bottom w:val="none" w:sz="0" w:space="0" w:color="auto"/>
        <w:right w:val="none" w:sz="0" w:space="0" w:color="auto"/>
      </w:divBdr>
    </w:div>
    <w:div w:id="1248274711">
      <w:bodyDiv w:val="1"/>
      <w:marLeft w:val="0"/>
      <w:marRight w:val="0"/>
      <w:marTop w:val="0"/>
      <w:marBottom w:val="0"/>
      <w:divBdr>
        <w:top w:val="none" w:sz="0" w:space="0" w:color="auto"/>
        <w:left w:val="none" w:sz="0" w:space="0" w:color="auto"/>
        <w:bottom w:val="none" w:sz="0" w:space="0" w:color="auto"/>
        <w:right w:val="none" w:sz="0" w:space="0" w:color="auto"/>
      </w:divBdr>
      <w:divsChild>
        <w:div w:id="212431024">
          <w:marLeft w:val="0"/>
          <w:marRight w:val="0"/>
          <w:marTop w:val="0"/>
          <w:marBottom w:val="0"/>
          <w:divBdr>
            <w:top w:val="none" w:sz="0" w:space="0" w:color="auto"/>
            <w:left w:val="none" w:sz="0" w:space="0" w:color="auto"/>
            <w:bottom w:val="none" w:sz="0" w:space="0" w:color="auto"/>
            <w:right w:val="none" w:sz="0" w:space="0" w:color="auto"/>
          </w:divBdr>
        </w:div>
      </w:divsChild>
    </w:div>
    <w:div w:id="1313102137">
      <w:bodyDiv w:val="1"/>
      <w:marLeft w:val="0"/>
      <w:marRight w:val="0"/>
      <w:marTop w:val="0"/>
      <w:marBottom w:val="0"/>
      <w:divBdr>
        <w:top w:val="none" w:sz="0" w:space="0" w:color="auto"/>
        <w:left w:val="none" w:sz="0" w:space="0" w:color="auto"/>
        <w:bottom w:val="none" w:sz="0" w:space="0" w:color="auto"/>
        <w:right w:val="none" w:sz="0" w:space="0" w:color="auto"/>
      </w:divBdr>
      <w:divsChild>
        <w:div w:id="675809493">
          <w:marLeft w:val="0"/>
          <w:marRight w:val="0"/>
          <w:marTop w:val="0"/>
          <w:marBottom w:val="0"/>
          <w:divBdr>
            <w:top w:val="none" w:sz="0" w:space="0" w:color="auto"/>
            <w:left w:val="none" w:sz="0" w:space="0" w:color="auto"/>
            <w:bottom w:val="none" w:sz="0" w:space="0" w:color="auto"/>
            <w:right w:val="none" w:sz="0" w:space="0" w:color="auto"/>
          </w:divBdr>
        </w:div>
      </w:divsChild>
    </w:div>
    <w:div w:id="1641374947">
      <w:bodyDiv w:val="1"/>
      <w:marLeft w:val="0"/>
      <w:marRight w:val="0"/>
      <w:marTop w:val="0"/>
      <w:marBottom w:val="0"/>
      <w:divBdr>
        <w:top w:val="none" w:sz="0" w:space="0" w:color="auto"/>
        <w:left w:val="none" w:sz="0" w:space="0" w:color="auto"/>
        <w:bottom w:val="none" w:sz="0" w:space="0" w:color="auto"/>
        <w:right w:val="none" w:sz="0" w:space="0" w:color="auto"/>
      </w:divBdr>
    </w:div>
    <w:div w:id="1740054502">
      <w:bodyDiv w:val="1"/>
      <w:marLeft w:val="0"/>
      <w:marRight w:val="0"/>
      <w:marTop w:val="0"/>
      <w:marBottom w:val="0"/>
      <w:divBdr>
        <w:top w:val="none" w:sz="0" w:space="0" w:color="auto"/>
        <w:left w:val="none" w:sz="0" w:space="0" w:color="auto"/>
        <w:bottom w:val="none" w:sz="0" w:space="0" w:color="auto"/>
        <w:right w:val="none" w:sz="0" w:space="0" w:color="auto"/>
      </w:divBdr>
    </w:div>
    <w:div w:id="190575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xilinx.com/products/intellectual-property/axi.html" TargetMode="External"/><Relationship Id="rId21" Type="http://schemas.openxmlformats.org/officeDocument/2006/relationships/image" Target="media/image6.png"/><Relationship Id="rId42" Type="http://schemas.openxmlformats.org/officeDocument/2006/relationships/image" Target="media/image18.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digilent.com/blog/fpga-configurable-logic-block/" TargetMode="External"/><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datasheets.maximintegrated.com/en/ds/MAX31855.pdf" TargetMode="External"/><Relationship Id="rId40" Type="http://schemas.openxmlformats.org/officeDocument/2006/relationships/hyperlink" Target="https://digilent.com/reference/pmod/pmodoled/start" TargetMode="External"/><Relationship Id="rId45" Type="http://schemas.microsoft.com/office/2016/09/relationships/commentsIds" Target="commentsIds.xm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2.xml"/><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https://www.xilinx.com/products/silicon-devices/soc/zynq-7000.html" TargetMode="External"/><Relationship Id="rId14" Type="http://schemas.openxmlformats.org/officeDocument/2006/relationships/hyperlink" Target="https://digilent.com/shop/pmod-tmp3-digital-temperature-sensor/"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comments" Target="comments.xm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hardwarebee.com/WikiBee/configurable-logic-block-clb/"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iki.seeedstudio.com/Grove-GSR_Sensor/"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digilent.com/shop/pmod-tmp3-digital-temperature-sensor/" TargetMode="External"/><Relationship Id="rId38" Type="http://schemas.openxmlformats.org/officeDocument/2006/relationships/image" Target="media/image16.png"/><Relationship Id="rId46" Type="http://schemas.microsoft.com/office/2018/08/relationships/commentsExtensible" Target="commentsExtensible.xml"/><Relationship Id="rId59" Type="http://schemas.openxmlformats.org/officeDocument/2006/relationships/image" Target="media/image31.png"/><Relationship Id="rId67" Type="http://schemas.openxmlformats.org/officeDocument/2006/relationships/hyperlink" Target="https://www.xilinx.com/products/silicon-devices/fpga/what-is-an-fpga.html" TargetMode="External"/><Relationship Id="rId20" Type="http://schemas.openxmlformats.org/officeDocument/2006/relationships/hyperlink" Target="https://www.xilinx.com/products/silicon-devices/fpga/what-is-an-fpga.html" TargetMode="External"/><Relationship Id="rId41" Type="http://schemas.openxmlformats.org/officeDocument/2006/relationships/hyperlink" Target="https://cdn-shop.adafruit.com/datasheets/SSD1306.pdf?_ga=2.261924301.1924887543.1667439250-829788110.1643500797" TargetMode="External"/><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hyperlink" Target="https://www.xilinx.com/support/documentation-navigation/design-hubs.html" TargetMode="External"/><Relationship Id="rId75" Type="http://schemas.openxmlformats.org/officeDocument/2006/relationships/hyperlink" Target="https://github.com/CSUN-Masters-Project/Zybo-Z7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gilent.com/shop/pmod-tc1-k-type-thermocouple-module-with-wire/" TargetMode="External"/><Relationship Id="rId23" Type="http://schemas.openxmlformats.org/officeDocument/2006/relationships/image" Target="media/image8.png"/><Relationship Id="rId28" Type="http://schemas.openxmlformats.org/officeDocument/2006/relationships/hyperlink" Target="https://digilent.com/reference/pmod/pmodad2/start" TargetMode="External"/><Relationship Id="rId36" Type="http://schemas.openxmlformats.org/officeDocument/2006/relationships/hyperlink" Target="https://digilent.com/shop/pmod-tc1-k-type-thermocouple-module-with-wire/"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1.png"/><Relationship Id="rId31" Type="http://schemas.openxmlformats.org/officeDocument/2006/relationships/image" Target="media/image13.png"/><Relationship Id="rId44" Type="http://schemas.microsoft.com/office/2011/relationships/commentsExtended" Target="commentsExtended.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image" Target="media/image39.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sparkfun.com/products/11574" TargetMode="External"/><Relationship Id="rId13" Type="http://schemas.openxmlformats.org/officeDocument/2006/relationships/image" Target="media/image3.png"/><Relationship Id="rId18" Type="http://schemas.openxmlformats.org/officeDocument/2006/relationships/hyperlink" Target="https://digilent.com/reference/pmod/pmodoled/start" TargetMode="External"/><Relationship Id="rId39" Type="http://schemas.openxmlformats.org/officeDocument/2006/relationships/image" Target="media/image17.png"/><Relationship Id="rId34" Type="http://schemas.openxmlformats.org/officeDocument/2006/relationships/hyperlink" Target="https://ww1.microchip.com/downloads/aemDocuments/documents/OTH/ProductDocuments/DataSheets/21935D.pdf"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hyperlink" Target="https://www.analog.com/media/en/technical-documentation/data-sheets/AD7991_7995_7999.pdf?_ga=2.94889308.1924887543.1667439250-829788110.16435007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{DF04CF99-EE1B-4A4E-97EB-E7C2142EB2D1}</b:Guid>
    <b:InternetSiteTitle>What is an FPGA? field programmable gate array. Xilinx. (n.d.). Retrieved November 4, 2022, from https://www.xilinx.com/products/silicon-devices/fpga/what-is-an-fpga.html </b:InternetSiteTitle>
    <b:RefOrder>2</b:RefOrder>
  </b:Source>
  <b:Source>
    <b:Tag>Wha1</b:Tag>
    <b:SourceType>InternetSite</b:SourceType>
    <b:Guid>{A8E00840-49CD-4CD4-B2D4-3DDFFE5ABD27}</b:Guid>
    <b:Title>What is an FPGA? field programmable gate array. Xilinx. (n.d.). Retrieved November 4, 2022, from https://www.xilinx.com/products/silicon-devices/fpga/what-is-an-fpga.html </b:Title>
    <b:RefOrder>1</b:RefOrder>
  </b:Source>
</b:Sources>
</file>

<file path=customXml/itemProps1.xml><?xml version="1.0" encoding="utf-8"?>
<ds:datastoreItem xmlns:ds="http://schemas.openxmlformats.org/officeDocument/2006/customXml" ds:itemID="{23284508-D776-4208-805E-78EBFBF52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67</Pages>
  <Words>9964</Words>
  <Characters>56797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rivera</dc:creator>
  <cp:keywords/>
  <dc:description/>
  <cp:lastModifiedBy>luis rivera</cp:lastModifiedBy>
  <cp:revision>43</cp:revision>
  <cp:lastPrinted>2022-11-11T00:02:00Z</cp:lastPrinted>
  <dcterms:created xsi:type="dcterms:W3CDTF">2022-11-17T02:19:00Z</dcterms:created>
  <dcterms:modified xsi:type="dcterms:W3CDTF">2022-11-17T22:07:00Z</dcterms:modified>
</cp:coreProperties>
</file>